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Bryan Guner</w:t>
      </w:r>
    </w:p>
    <w:p w:rsidR="00000000" w:rsidDel="00000000" w:rsidP="00000000" w:rsidRDefault="00000000" w:rsidRPr="00000000" w14:paraId="00000002">
      <w:pPr>
        <w:spacing w:line="240" w:lineRule="auto"/>
        <w:jc w:val="center"/>
        <w:rPr>
          <w:b w:val="1"/>
          <w:sz w:val="20"/>
          <w:szCs w:val="20"/>
          <w:u w:val="single"/>
        </w:rPr>
      </w:pPr>
      <w:r w:rsidDel="00000000" w:rsidR="00000000" w:rsidRPr="00000000">
        <w:rPr>
          <w:b w:val="1"/>
          <w:sz w:val="20"/>
          <w:szCs w:val="20"/>
          <w:u w:val="single"/>
          <w:rtl w:val="0"/>
        </w:rPr>
        <w:t xml:space="preserve">Introduction to Practical Music Theory</w:t>
      </w:r>
    </w:p>
    <w:p w:rsidR="00000000" w:rsidDel="00000000" w:rsidP="00000000" w:rsidRDefault="00000000" w:rsidRPr="00000000" w14:paraId="00000003">
      <w:pPr>
        <w:spacing w:line="240" w:lineRule="auto"/>
        <w:jc w:val="center"/>
        <w:rPr>
          <w:b w:val="1"/>
          <w:color w:val="ff0000"/>
          <w:sz w:val="20"/>
          <w:szCs w:val="20"/>
          <w:u w:val="single"/>
        </w:rPr>
      </w:pPr>
      <w:r w:rsidDel="00000000" w:rsidR="00000000" w:rsidRPr="00000000">
        <w:rPr>
          <w:b w:val="1"/>
          <w:color w:val="ff0000"/>
          <w:sz w:val="20"/>
          <w:szCs w:val="20"/>
          <w:u w:val="single"/>
          <w:rtl w:val="0"/>
        </w:rPr>
        <w:t xml:space="preserve">(If you don’t understand something just keep reading and write down your questions)</w:t>
      </w:r>
    </w:p>
    <w:p w:rsidR="00000000" w:rsidDel="00000000" w:rsidP="00000000" w:rsidRDefault="00000000" w:rsidRPr="00000000" w14:paraId="00000004">
      <w:pPr>
        <w:spacing w:line="240" w:lineRule="auto"/>
        <w:jc w:val="center"/>
        <w:rPr>
          <w:b w:val="1"/>
          <w:color w:val="ff0000"/>
          <w:sz w:val="18"/>
          <w:szCs w:val="18"/>
          <w:u w:val="single"/>
        </w:rPr>
      </w:pPr>
      <w:r w:rsidDel="00000000" w:rsidR="00000000" w:rsidRPr="00000000">
        <w:rPr>
          <w:b w:val="1"/>
          <w:color w:val="ff0000"/>
          <w:sz w:val="18"/>
          <w:szCs w:val="18"/>
          <w:u w:val="single"/>
          <w:rtl w:val="0"/>
        </w:rPr>
        <w:t xml:space="preserve">(Don’t worry about memorizing anything; try to understand the concepts instead… Use google or YouTube to solidify concepts)</w:t>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6">
      <w:pPr>
        <w:rPr/>
      </w:pPr>
      <w:r w:rsidDel="00000000" w:rsidR="00000000" w:rsidRPr="00000000">
        <w:rPr/>
        <w:drawing>
          <wp:inline distB="0" distT="0" distL="0" distR="0">
            <wp:extent cx="6858000" cy="2768600"/>
            <wp:effectExtent b="0" l="0" r="0" t="0"/>
            <wp:docPr id="246" name="image24.png"/>
            <a:graphic>
              <a:graphicData uri="http://schemas.openxmlformats.org/drawingml/2006/picture">
                <pic:pic>
                  <pic:nvPicPr>
                    <pic:cNvPr id="0" name="image24.png"/>
                    <pic:cNvPicPr preferRelativeResize="0"/>
                  </pic:nvPicPr>
                  <pic:blipFill>
                    <a:blip r:embed="rId7"/>
                    <a:srcRect b="0" l="0" r="0" t="0"/>
                    <a:stretch>
                      <a:fillRect/>
                    </a:stretch>
                  </pic:blipFill>
                  <pic:spPr>
                    <a:xfrm>
                      <a:off x="0" y="0"/>
                      <a:ext cx="68580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drawing>
          <wp:inline distB="0" distT="0" distL="0" distR="0">
            <wp:extent cx="6858000" cy="4572000"/>
            <wp:effectExtent b="0" l="0" r="0" t="0"/>
            <wp:docPr id="249" name="image28.png"/>
            <a:graphic>
              <a:graphicData uri="http://schemas.openxmlformats.org/drawingml/2006/picture">
                <pic:pic>
                  <pic:nvPicPr>
                    <pic:cNvPr id="0" name="image28.png"/>
                    <pic:cNvPicPr preferRelativeResize="0"/>
                  </pic:nvPicPr>
                  <pic:blipFill>
                    <a:blip r:embed="rId8"/>
                    <a:srcRect b="0" l="0" r="0" t="0"/>
                    <a:stretch>
                      <a:fillRect/>
                    </a:stretch>
                  </pic:blipFill>
                  <pic:spPr>
                    <a:xfrm>
                      <a:off x="0" y="0"/>
                      <a:ext cx="68580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pPr>
      <w:r w:rsidDel="00000000" w:rsidR="00000000" w:rsidRPr="00000000">
        <w:rPr/>
        <w:drawing>
          <wp:inline distB="0" distT="0" distL="0" distR="0">
            <wp:extent cx="7320977" cy="8432867"/>
            <wp:effectExtent b="0" l="0" r="0" t="0"/>
            <wp:docPr id="248" name="image26.png"/>
            <a:graphic>
              <a:graphicData uri="http://schemas.openxmlformats.org/drawingml/2006/picture">
                <pic:pic>
                  <pic:nvPicPr>
                    <pic:cNvPr id="0" name="image26.png"/>
                    <pic:cNvPicPr preferRelativeResize="0"/>
                  </pic:nvPicPr>
                  <pic:blipFill>
                    <a:blip r:embed="rId9"/>
                    <a:srcRect b="0" l="0" r="0" t="0"/>
                    <a:stretch>
                      <a:fillRect/>
                    </a:stretch>
                  </pic:blipFill>
                  <pic:spPr>
                    <a:xfrm>
                      <a:off x="0" y="0"/>
                      <a:ext cx="7320977" cy="8432867"/>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drawing>
          <wp:inline distB="0" distT="0" distL="0" distR="0">
            <wp:extent cx="6858000" cy="2790825"/>
            <wp:effectExtent b="0" l="0" r="0" t="0"/>
            <wp:docPr id="252" name="image27.png"/>
            <a:graphic>
              <a:graphicData uri="http://schemas.openxmlformats.org/drawingml/2006/picture">
                <pic:pic>
                  <pic:nvPicPr>
                    <pic:cNvPr id="0" name="image27.png"/>
                    <pic:cNvPicPr preferRelativeResize="0"/>
                  </pic:nvPicPr>
                  <pic:blipFill>
                    <a:blip r:embed="rId10"/>
                    <a:srcRect b="0" l="0" r="0" t="0"/>
                    <a:stretch>
                      <a:fillRect/>
                    </a:stretch>
                  </pic:blipFill>
                  <pic:spPr>
                    <a:xfrm>
                      <a:off x="0" y="0"/>
                      <a:ext cx="6858000" cy="2790825"/>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pPr>
      <w:r w:rsidDel="00000000" w:rsidR="00000000" w:rsidRPr="00000000">
        <w:rPr/>
        <w:drawing>
          <wp:inline distB="0" distT="0" distL="0" distR="0">
            <wp:extent cx="6889768" cy="2550981"/>
            <wp:effectExtent b="0" l="0" r="0" t="0"/>
            <wp:docPr id="250" name="image31.png"/>
            <a:graphic>
              <a:graphicData uri="http://schemas.openxmlformats.org/drawingml/2006/picture">
                <pic:pic>
                  <pic:nvPicPr>
                    <pic:cNvPr id="0" name="image31.png"/>
                    <pic:cNvPicPr preferRelativeResize="0"/>
                  </pic:nvPicPr>
                  <pic:blipFill>
                    <a:blip r:embed="rId11"/>
                    <a:srcRect b="0" l="0" r="0" t="0"/>
                    <a:stretch>
                      <a:fillRect/>
                    </a:stretch>
                  </pic:blipFill>
                  <pic:spPr>
                    <a:xfrm>
                      <a:off x="0" y="0"/>
                      <a:ext cx="6889768" cy="2550981"/>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For simplicity sake we will assume </w:t>
      </w:r>
      <w:r w:rsidDel="00000000" w:rsidR="00000000" w:rsidRPr="00000000">
        <w:rPr>
          <w:b w:val="1"/>
          <w:rtl w:val="0"/>
        </w:rPr>
        <w:t xml:space="preserve">dynamics</w:t>
      </w:r>
      <w:r w:rsidDel="00000000" w:rsidR="00000000" w:rsidRPr="00000000">
        <w:rPr>
          <w:rtl w:val="0"/>
        </w:rPr>
        <w:t xml:space="preserve"> refers only to volume so the dynamic marking above (called a crescendo) would indicate to play louder in the last ‘bar’ or ‘measure’.</w:t>
      </w:r>
    </w:p>
    <w:p w:rsidR="00000000" w:rsidDel="00000000" w:rsidP="00000000" w:rsidRDefault="00000000" w:rsidRPr="00000000" w14:paraId="00000010">
      <w:pPr>
        <w:rPr/>
      </w:pPr>
      <w:r w:rsidDel="00000000" w:rsidR="00000000" w:rsidRPr="00000000">
        <w:rPr>
          <w:b w:val="1"/>
          <w:rtl w:val="0"/>
        </w:rPr>
        <w:t xml:space="preserve">Time Signatures</w:t>
      </w:r>
      <w:r w:rsidDel="00000000" w:rsidR="00000000" w:rsidRPr="00000000">
        <w:rPr>
          <w:rtl w:val="0"/>
        </w:rPr>
        <w:t xml:space="preserve">:  For extra explanation watch: (https://www.youtube.com/watch?v=TkMwNOpl2P4)</w:t>
      </w:r>
    </w:p>
    <w:p w:rsidR="00000000" w:rsidDel="00000000" w:rsidP="00000000" w:rsidRDefault="00000000" w:rsidRPr="00000000" w14:paraId="00000011">
      <w:pPr>
        <w:rPr>
          <w:i w:val="1"/>
        </w:rPr>
      </w:pPr>
      <w:r w:rsidDel="00000000" w:rsidR="00000000" w:rsidRPr="00000000">
        <w:rPr>
          <w:i w:val="1"/>
          <w:rtl w:val="0"/>
        </w:rPr>
        <w:t xml:space="preserve">Not to be confused with ‘tempo’ which is the same thing as ‘beats per minute’</w:t>
      </w:r>
    </w:p>
    <w:p w:rsidR="00000000" w:rsidDel="00000000" w:rsidP="00000000" w:rsidRDefault="00000000" w:rsidRPr="00000000" w14:paraId="00000012">
      <w:pPr>
        <w:rPr/>
      </w:pPr>
      <w:r w:rsidDel="00000000" w:rsidR="00000000" w:rsidRPr="00000000">
        <w:rPr>
          <w:rtl w:val="0"/>
        </w:rPr>
        <w:t xml:space="preserve">The two numbers in the time signature tell you how many beats are in each measure of music and the length of the note that gets the beat. </w:t>
      </w:r>
    </w:p>
    <w:p w:rsidR="00000000" w:rsidDel="00000000" w:rsidP="00000000" w:rsidRDefault="00000000" w:rsidRPr="00000000" w14:paraId="0000001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piece with a time signature of 4/4 has four quarter note beats (most common time signature by a landslide).</w:t>
      </w:r>
    </w:p>
    <w:p w:rsidR="00000000" w:rsidDel="00000000" w:rsidP="00000000" w:rsidRDefault="00000000" w:rsidRPr="00000000" w14:paraId="0000001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each measure with a 3/4 meter has three quarter note beats.</w:t>
      </w:r>
    </w:p>
    <w:p w:rsidR="00000000" w:rsidDel="00000000" w:rsidP="00000000" w:rsidRDefault="00000000" w:rsidRPr="00000000" w14:paraId="0000001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each measure of 2/4 time has two quarter note beats.</w:t>
      </w:r>
    </w:p>
    <w:p w:rsidR="00000000" w:rsidDel="00000000" w:rsidP="00000000" w:rsidRDefault="00000000" w:rsidRPr="00000000" w14:paraId="00000016">
      <w:pPr>
        <w:rPr/>
      </w:pPr>
      <w:r w:rsidDel="00000000" w:rsidR="00000000" w:rsidRPr="00000000">
        <w:rPr>
          <w:rtl w:val="0"/>
        </w:rPr>
        <w:t xml:space="preserve">A time signature of 4/4 meter does not mean that each measure has only four quarter notes. It means each measure has only four beats. These beats may contain half notes, quarter notes, eighth notes, rests, whatever the composer wants, but all notes and rest values in a measure must add up to equal exactly the top number (or numerator) of the time signature in terms of beats</w:t>
        <w:tab/>
        <w:t xml:space="preserve">(2 whole notes would not fit within a 4/4 bar)</w:t>
        <w:tab/>
        <w:t xml:space="preserve"> (</w:t>
      </w:r>
      <w:r w:rsidDel="00000000" w:rsidR="00000000" w:rsidRPr="00000000">
        <w:rPr>
          <w:color w:val="ff0000"/>
          <w:rtl w:val="0"/>
        </w:rPr>
        <w:t xml:space="preserve">see examples at bottom</w:t>
      </w:r>
      <w:r w:rsidDel="00000000" w:rsidR="00000000" w:rsidRPr="00000000">
        <w:rPr>
          <w:rtl w:val="0"/>
        </w:rPr>
        <w:t xml:space="preserve">).</w:t>
      </w:r>
    </w:p>
    <w:p w:rsidR="00000000" w:rsidDel="00000000" w:rsidP="00000000" w:rsidRDefault="00000000" w:rsidRPr="00000000" w14:paraId="00000017">
      <w:pPr>
        <w:rPr/>
      </w:pPr>
      <w:r w:rsidDel="00000000" w:rsidR="00000000" w:rsidRPr="00000000">
        <w:br w:type="page"/>
      </w:r>
      <w:r w:rsidDel="00000000" w:rsidR="00000000" w:rsidRPr="00000000">
        <w:rPr>
          <w:rtl w:val="0"/>
        </w:rPr>
      </w:r>
    </w:p>
    <w:p w:rsidR="00000000" w:rsidDel="00000000" w:rsidP="00000000" w:rsidRDefault="00000000" w:rsidRPr="00000000" w14:paraId="00000018">
      <w:pPr>
        <w:keepNext w:val="1"/>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1"/>
          <w:smallCaps w:val="0"/>
          <w:strike w:val="0"/>
          <w:color w:val="44546a"/>
          <w:sz w:val="18"/>
          <w:szCs w:val="18"/>
          <w:u w:val="none"/>
          <w:shd w:fill="auto" w:val="clear"/>
          <w:vertAlign w:val="baseline"/>
        </w:rPr>
      </w:pP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Figure 1: Note Lengths</w: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2895600</wp:posOffset>
                </wp:positionH>
                <wp:positionV relativeFrom="paragraph">
                  <wp:posOffset>7621</wp:posOffset>
                </wp:positionV>
                <wp:extent cx="2370455" cy="1414145"/>
                <wp:effectExtent b="0" l="0" r="0" t="0"/>
                <wp:wrapSquare wrapText="bothSides" distB="45720" distT="45720" distL="114300" distR="114300"/>
                <wp:docPr id="219" name=""/>
                <a:graphic>
                  <a:graphicData uri="http://schemas.microsoft.com/office/word/2010/wordprocessingShape">
                    <wps:wsp>
                      <wps:cNvSpPr/>
                      <wps:cNvPr id="3" name="Shape 3"/>
                      <wps:spPr>
                        <a:xfrm>
                          <a:off x="4165535" y="3077690"/>
                          <a:ext cx="2360930" cy="140462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0"/>
                                <w:smallCaps w:val="0"/>
                                <w:strike w:val="0"/>
                                <w:color w:val="222222"/>
                                <w:sz w:val="18"/>
                                <w:highlight w:val="white"/>
                                <w:vertAlign w:val="baseline"/>
                              </w:rPr>
                              <w:t xml:space="preserve">In music, a whole note or semibreve is a note represented by a hollow oval note head and no note stem. Its length is equal to four beats in time, that is the whole measure (in 4/4). Most other notes are fractions of the whole note.</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2895600</wp:posOffset>
                </wp:positionH>
                <wp:positionV relativeFrom="paragraph">
                  <wp:posOffset>7621</wp:posOffset>
                </wp:positionV>
                <wp:extent cx="2370455" cy="1414145"/>
                <wp:effectExtent b="0" l="0" r="0" t="0"/>
                <wp:wrapSquare wrapText="bothSides" distB="45720" distT="45720" distL="114300" distR="114300"/>
                <wp:docPr id="219" name="image10.png"/>
                <a:graphic>
                  <a:graphicData uri="http://schemas.openxmlformats.org/drawingml/2006/picture">
                    <pic:pic>
                      <pic:nvPicPr>
                        <pic:cNvPr id="0" name="image10.png"/>
                        <pic:cNvPicPr preferRelativeResize="0"/>
                      </pic:nvPicPr>
                      <pic:blipFill>
                        <a:blip r:embed="rId12"/>
                        <a:srcRect/>
                        <a:stretch>
                          <a:fillRect/>
                        </a:stretch>
                      </pic:blipFill>
                      <pic:spPr>
                        <a:xfrm>
                          <a:off x="0" y="0"/>
                          <a:ext cx="2370455" cy="1414145"/>
                        </a:xfrm>
                        <a:prstGeom prst="rect"/>
                        <a:ln/>
                      </pic:spPr>
                    </pic:pic>
                  </a:graphicData>
                </a:graphic>
              </wp:anchor>
            </w:drawing>
          </mc:Fallback>
        </mc:AlternateContent>
      </w:r>
    </w:p>
    <w:p w:rsidR="00000000" w:rsidDel="00000000" w:rsidP="00000000" w:rsidRDefault="00000000" w:rsidRPr="00000000" w14:paraId="00000019">
      <w:pPr>
        <w:keepNext w:val="1"/>
        <w:rPr/>
      </w:pPr>
      <w:r w:rsidDel="00000000" w:rsidR="00000000" w:rsidRPr="00000000">
        <w:rPr/>
        <w:drawing>
          <wp:inline distB="0" distT="0" distL="0" distR="0">
            <wp:extent cx="2557691" cy="3974025"/>
            <wp:effectExtent b="0" l="0" r="0" t="0"/>
            <wp:docPr id="254" name="image34.png"/>
            <a:graphic>
              <a:graphicData uri="http://schemas.openxmlformats.org/drawingml/2006/picture">
                <pic:pic>
                  <pic:nvPicPr>
                    <pic:cNvPr id="0" name="image34.png"/>
                    <pic:cNvPicPr preferRelativeResize="0"/>
                  </pic:nvPicPr>
                  <pic:blipFill>
                    <a:blip r:embed="rId13"/>
                    <a:srcRect b="0" l="0" r="0" t="0"/>
                    <a:stretch>
                      <a:fillRect/>
                    </a:stretch>
                  </pic:blipFill>
                  <pic:spPr>
                    <a:xfrm>
                      <a:off x="0" y="0"/>
                      <a:ext cx="2557691" cy="3974025"/>
                    </a:xfrm>
                    <a:prstGeom prst="rect"/>
                    <a:ln/>
                  </pic:spPr>
                </pic:pic>
              </a:graphicData>
            </a:graphic>
          </wp:inline>
        </w:drawing>
      </w:r>
      <w:r w:rsidDel="00000000" w:rsidR="00000000" w:rsidRPr="00000000">
        <w:rPr>
          <w:rtl w:val="0"/>
        </w:rPr>
        <w:t xml:space="preserve"> </w: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2895600</wp:posOffset>
                </wp:positionH>
                <wp:positionV relativeFrom="paragraph">
                  <wp:posOffset>668020</wp:posOffset>
                </wp:positionV>
                <wp:extent cx="2370455" cy="1414145"/>
                <wp:effectExtent b="0" l="0" r="0" t="0"/>
                <wp:wrapSquare wrapText="bothSides" distB="45720" distT="45720" distL="114300" distR="114300"/>
                <wp:docPr id="227" name=""/>
                <a:graphic>
                  <a:graphicData uri="http://schemas.microsoft.com/office/word/2010/wordprocessingShape">
                    <wps:wsp>
                      <wps:cNvSpPr/>
                      <wps:cNvPr id="10" name="Shape 10"/>
                      <wps:spPr>
                        <a:xfrm>
                          <a:off x="4165535" y="3077690"/>
                          <a:ext cx="2360930" cy="140462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t xml:space="preserve">Augmentation dot: This dot indicates that a note’s value is increased by one half of its original value. The most common use of the dotted note is when a half note is made to last three quarter-note beats instead of two quarter note beats.</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2895600</wp:posOffset>
                </wp:positionH>
                <wp:positionV relativeFrom="paragraph">
                  <wp:posOffset>668020</wp:posOffset>
                </wp:positionV>
                <wp:extent cx="2370455" cy="1414145"/>
                <wp:effectExtent b="0" l="0" r="0" t="0"/>
                <wp:wrapSquare wrapText="bothSides" distB="45720" distT="45720" distL="114300" distR="114300"/>
                <wp:docPr id="227" name="image20.png"/>
                <a:graphic>
                  <a:graphicData uri="http://schemas.openxmlformats.org/drawingml/2006/picture">
                    <pic:pic>
                      <pic:nvPicPr>
                        <pic:cNvPr id="0" name="image20.png"/>
                        <pic:cNvPicPr preferRelativeResize="0"/>
                      </pic:nvPicPr>
                      <pic:blipFill>
                        <a:blip r:embed="rId14"/>
                        <a:srcRect/>
                        <a:stretch>
                          <a:fillRect/>
                        </a:stretch>
                      </pic:blipFill>
                      <pic:spPr>
                        <a:xfrm>
                          <a:off x="0" y="0"/>
                          <a:ext cx="2370455" cy="1414145"/>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5683348</wp:posOffset>
            </wp:positionH>
            <wp:positionV relativeFrom="paragraph">
              <wp:posOffset>1140313</wp:posOffset>
            </wp:positionV>
            <wp:extent cx="989965" cy="548640"/>
            <wp:effectExtent b="0" l="0" r="0" t="0"/>
            <wp:wrapNone/>
            <wp:docPr id="253" name="image30.png"/>
            <a:graphic>
              <a:graphicData uri="http://schemas.openxmlformats.org/drawingml/2006/picture">
                <pic:pic>
                  <pic:nvPicPr>
                    <pic:cNvPr id="0" name="image30.png"/>
                    <pic:cNvPicPr preferRelativeResize="0"/>
                  </pic:nvPicPr>
                  <pic:blipFill>
                    <a:blip r:embed="rId15"/>
                    <a:srcRect b="0" l="0" r="0" t="0"/>
                    <a:stretch>
                      <a:fillRect/>
                    </a:stretch>
                  </pic:blipFill>
                  <pic:spPr>
                    <a:xfrm>
                      <a:off x="0" y="0"/>
                      <a:ext cx="989965" cy="548640"/>
                    </a:xfrm>
                    <a:prstGeom prst="rect"/>
                    <a:ln/>
                  </pic:spPr>
                </pic:pic>
              </a:graphicData>
            </a:graphic>
          </wp:anchor>
        </w:drawing>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2895600</wp:posOffset>
                </wp:positionH>
                <wp:positionV relativeFrom="paragraph">
                  <wp:posOffset>1658620</wp:posOffset>
                </wp:positionV>
                <wp:extent cx="2370455" cy="1414145"/>
                <wp:effectExtent b="0" l="0" r="0" t="0"/>
                <wp:wrapSquare wrapText="bothSides" distB="45720" distT="45720" distL="114300" distR="114300"/>
                <wp:docPr id="222" name=""/>
                <a:graphic>
                  <a:graphicData uri="http://schemas.microsoft.com/office/word/2010/wordprocessingShape">
                    <wps:wsp>
                      <wps:cNvSpPr/>
                      <wps:cNvPr id="6" name="Shape 6"/>
                      <wps:spPr>
                        <a:xfrm>
                          <a:off x="4165535" y="3077690"/>
                          <a:ext cx="2360930" cy="140462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t xml:space="preserve">Tie: Ties connect notes of the same pitch to create one sustained note instead of two separate ones. When you see a tie, simply add the notes together. For example, a quarter note tied to another quarter note equals one note held for two beats (same length as a half note; but a tie can sustain a note into the next measure (bar) in situations when a normal half note would exceed the number of beats contained within a measure.</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2895600</wp:posOffset>
                </wp:positionH>
                <wp:positionV relativeFrom="paragraph">
                  <wp:posOffset>1658620</wp:posOffset>
                </wp:positionV>
                <wp:extent cx="2370455" cy="1414145"/>
                <wp:effectExtent b="0" l="0" r="0" t="0"/>
                <wp:wrapSquare wrapText="bothSides" distB="45720" distT="45720" distL="114300" distR="114300"/>
                <wp:docPr id="222" name="image13.png"/>
                <a:graphic>
                  <a:graphicData uri="http://schemas.openxmlformats.org/drawingml/2006/picture">
                    <pic:pic>
                      <pic:nvPicPr>
                        <pic:cNvPr id="0" name="image13.png"/>
                        <pic:cNvPicPr preferRelativeResize="0"/>
                      </pic:nvPicPr>
                      <pic:blipFill>
                        <a:blip r:embed="rId16"/>
                        <a:srcRect/>
                        <a:stretch>
                          <a:fillRect/>
                        </a:stretch>
                      </pic:blipFill>
                      <pic:spPr>
                        <a:xfrm>
                          <a:off x="0" y="0"/>
                          <a:ext cx="2370455" cy="1414145"/>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5732585</wp:posOffset>
            </wp:positionH>
            <wp:positionV relativeFrom="paragraph">
              <wp:posOffset>2554165</wp:posOffset>
            </wp:positionV>
            <wp:extent cx="871855" cy="646430"/>
            <wp:effectExtent b="0" l="0" r="0" t="0"/>
            <wp:wrapNone/>
            <wp:docPr id="244" name="image22.png"/>
            <a:graphic>
              <a:graphicData uri="http://schemas.openxmlformats.org/drawingml/2006/picture">
                <pic:pic>
                  <pic:nvPicPr>
                    <pic:cNvPr id="0" name="image22.png"/>
                    <pic:cNvPicPr preferRelativeResize="0"/>
                  </pic:nvPicPr>
                  <pic:blipFill>
                    <a:blip r:embed="rId17"/>
                    <a:srcRect b="0" l="0" r="0" t="0"/>
                    <a:stretch>
                      <a:fillRect/>
                    </a:stretch>
                  </pic:blipFill>
                  <pic:spPr>
                    <a:xfrm>
                      <a:off x="0" y="0"/>
                      <a:ext cx="871855" cy="64643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5760720</wp:posOffset>
            </wp:positionH>
            <wp:positionV relativeFrom="paragraph">
              <wp:posOffset>218915</wp:posOffset>
            </wp:positionV>
            <wp:extent cx="513471" cy="417942"/>
            <wp:effectExtent b="0" l="0" r="0" t="0"/>
            <wp:wrapNone/>
            <wp:docPr id="247" name="image29.png"/>
            <a:graphic>
              <a:graphicData uri="http://schemas.openxmlformats.org/drawingml/2006/picture">
                <pic:pic>
                  <pic:nvPicPr>
                    <pic:cNvPr id="0" name="image29.png"/>
                    <pic:cNvPicPr preferRelativeResize="0"/>
                  </pic:nvPicPr>
                  <pic:blipFill>
                    <a:blip r:embed="rId18"/>
                    <a:srcRect b="0" l="0" r="0" t="0"/>
                    <a:stretch>
                      <a:fillRect/>
                    </a:stretch>
                  </pic:blipFill>
                  <pic:spPr>
                    <a:xfrm>
                      <a:off x="0" y="0"/>
                      <a:ext cx="513471" cy="417942"/>
                    </a:xfrm>
                    <a:prstGeom prst="rect"/>
                    <a:ln/>
                  </pic:spPr>
                </pic:pic>
              </a:graphicData>
            </a:graphic>
          </wp:anchor>
        </w:drawing>
      </w:r>
    </w:p>
    <w:p w:rsidR="00000000" w:rsidDel="00000000" w:rsidP="00000000" w:rsidRDefault="00000000" w:rsidRPr="00000000" w14:paraId="0000001A">
      <w:pPr>
        <w:rPr/>
      </w:pPr>
      <w:r w:rsidDel="00000000" w:rsidR="00000000" w:rsidRPr="00000000">
        <w:br w:type="page"/>
      </w:r>
      <w:r w:rsidDel="00000000" w:rsidR="00000000" w:rsidRPr="00000000">
        <w:rPr>
          <w:rtl w:val="0"/>
        </w:rPr>
      </w:r>
    </w:p>
    <w:p w:rsidR="00000000" w:rsidDel="00000000" w:rsidP="00000000" w:rsidRDefault="00000000" w:rsidRPr="00000000" w14:paraId="0000001B">
      <w:pPr>
        <w:rPr/>
      </w:pPr>
      <w:r w:rsidDel="00000000" w:rsidR="00000000" w:rsidRPr="00000000">
        <w:rPr/>
        <w:drawing>
          <wp:inline distB="0" distT="0" distL="0" distR="0">
            <wp:extent cx="6892612" cy="3421721"/>
            <wp:effectExtent b="0" l="0" r="0" t="0"/>
            <wp:docPr id="257" name="image41.png"/>
            <a:graphic>
              <a:graphicData uri="http://schemas.openxmlformats.org/drawingml/2006/picture">
                <pic:pic>
                  <pic:nvPicPr>
                    <pic:cNvPr id="0" name="image41.png"/>
                    <pic:cNvPicPr preferRelativeResize="0"/>
                  </pic:nvPicPr>
                  <pic:blipFill>
                    <a:blip r:embed="rId19"/>
                    <a:srcRect b="0" l="0" r="0" t="0"/>
                    <a:stretch>
                      <a:fillRect/>
                    </a:stretch>
                  </pic:blipFill>
                  <pic:spPr>
                    <a:xfrm>
                      <a:off x="0" y="0"/>
                      <a:ext cx="6892612" cy="3421721"/>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The pitch of a note is how high or low it sounds. Pitch depends on the frequency (measured in Hertz ‘Hz’) of the fundamental sound wave of the note. </w:t>
      </w:r>
    </w:p>
    <w:p w:rsidR="00000000" w:rsidDel="00000000" w:rsidP="00000000" w:rsidRDefault="00000000" w:rsidRPr="00000000" w14:paraId="0000001D">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1"/>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The higher the frequency of a sound wave, and the shorter its wavelength (wavelength= speed of sound/frequency of sound), the higher its pitch sounds. </w:t>
      </w:r>
      <w:r w:rsidDel="00000000" w:rsidR="00000000" w:rsidRPr="00000000">
        <w:rPr>
          <w:rFonts w:ascii="Calibri" w:cs="Calibri" w:eastAsia="Calibri" w:hAnsi="Calibri"/>
          <w:b w:val="0"/>
          <w:i w:val="1"/>
          <w:smallCaps w:val="0"/>
          <w:strike w:val="0"/>
          <w:color w:val="ff0000"/>
          <w:sz w:val="20"/>
          <w:szCs w:val="20"/>
          <w:u w:val="none"/>
          <w:shd w:fill="auto" w:val="clear"/>
          <w:vertAlign w:val="baseline"/>
          <w:rtl w:val="0"/>
        </w:rPr>
        <w:t xml:space="preserve">(not important; still worth knowing)</w:t>
      </w:r>
      <w:r w:rsidDel="00000000" w:rsidR="00000000" w:rsidRPr="00000000">
        <w:rPr>
          <w:rtl w:val="0"/>
        </w:rPr>
      </w:r>
    </w:p>
    <w:p w:rsidR="00000000" w:rsidDel="00000000" w:rsidP="00000000" w:rsidRDefault="00000000" w:rsidRPr="00000000" w14:paraId="0000001E">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In music we give certain frequencies note names: A, B, C, D, E, F, and G. These notes are all the white(naturals) keys in 1 octave (in the figure above 1 octave from the lower C to the higher C), going up to the next octave of a note means the higher pitch is double the frequency of the lower pitch. (</w:t>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An interval is the difference in the frequency of two notes)</w:t>
      </w:r>
      <w:r w:rsidDel="00000000" w:rsidR="00000000" w:rsidRPr="00000000">
        <w:rPr>
          <w:rtl w:val="0"/>
        </w:rPr>
      </w:r>
    </w:p>
    <w:p w:rsidR="00000000" w:rsidDel="00000000" w:rsidP="00000000" w:rsidRDefault="00000000" w:rsidRPr="00000000" w14:paraId="0000001F">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There are 12 notes in an octave (not counting the octave note itself), the smallest interval between two notes on most instruments is called a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Half Step</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this is the distance between any white key and it’s immediate neighboring black keys; the difference between most white keys is a whole step(with the exception of B&lt;---&gt; C &amp; E&lt;---&gt;F which are also separated by only a half-step).</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4552950</wp:posOffset>
            </wp:positionH>
            <wp:positionV relativeFrom="paragraph">
              <wp:posOffset>663575</wp:posOffset>
            </wp:positionV>
            <wp:extent cx="660400" cy="426085"/>
            <wp:effectExtent b="0" l="0" r="0" t="0"/>
            <wp:wrapNone/>
            <wp:docPr id="238"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660400" cy="426085"/>
                    </a:xfrm>
                    <a:prstGeom prst="rect"/>
                    <a:ln/>
                  </pic:spPr>
                </pic:pic>
              </a:graphicData>
            </a:graphic>
          </wp:anchor>
        </w:drawing>
      </w:r>
    </w:p>
    <w:p w:rsidR="00000000" w:rsidDel="00000000" w:rsidP="00000000" w:rsidRDefault="00000000" w:rsidRPr="00000000" w14:paraId="00000020">
      <w:pPr>
        <w:rPr/>
      </w:pPr>
      <w:r w:rsidDel="00000000" w:rsidR="00000000" w:rsidRPr="00000000">
        <w:rPr/>
        <w:drawing>
          <wp:inline distB="0" distT="0" distL="0" distR="0">
            <wp:extent cx="3182159" cy="3614376"/>
            <wp:effectExtent b="0" l="0" r="0" t="0"/>
            <wp:docPr descr="C:\Users\bryan\AppData\Local\Microsoft\Windows\INetCache\Content.MSO\487F22CD.tmp" id="258" name="image43.png"/>
            <a:graphic>
              <a:graphicData uri="http://schemas.openxmlformats.org/drawingml/2006/picture">
                <pic:pic>
                  <pic:nvPicPr>
                    <pic:cNvPr descr="C:\Users\bryan\AppData\Local\Microsoft\Windows\INetCache\Content.MSO\487F22CD.tmp" id="0" name="image43.png"/>
                    <pic:cNvPicPr preferRelativeResize="0"/>
                  </pic:nvPicPr>
                  <pic:blipFill>
                    <a:blip r:embed="rId21"/>
                    <a:srcRect b="0" l="0" r="0" t="0"/>
                    <a:stretch>
                      <a:fillRect/>
                    </a:stretch>
                  </pic:blipFill>
                  <pic:spPr>
                    <a:xfrm>
                      <a:off x="0" y="0"/>
                      <a:ext cx="3182159" cy="3614376"/>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3663608" cy="3635546"/>
            <wp:effectExtent b="0" l="0" r="0" t="0"/>
            <wp:docPr descr="https://www.lessonface.com/sites/default/files/user-files/54/Interval-relationships_0.jpg" id="259" name="image44.jpg"/>
            <a:graphic>
              <a:graphicData uri="http://schemas.openxmlformats.org/drawingml/2006/picture">
                <pic:pic>
                  <pic:nvPicPr>
                    <pic:cNvPr descr="https://www.lessonface.com/sites/default/files/user-files/54/Interval-relationships_0.jpg" id="0" name="image44.jpg"/>
                    <pic:cNvPicPr preferRelativeResize="0"/>
                  </pic:nvPicPr>
                  <pic:blipFill>
                    <a:blip r:embed="rId22"/>
                    <a:srcRect b="0" l="0" r="0" t="0"/>
                    <a:stretch>
                      <a:fillRect/>
                    </a:stretch>
                  </pic:blipFill>
                  <pic:spPr>
                    <a:xfrm>
                      <a:off x="0" y="0"/>
                      <a:ext cx="3663608" cy="3635546"/>
                    </a:xfrm>
                    <a:prstGeom prst="rect"/>
                    <a:ln/>
                  </pic:spPr>
                </pic:pic>
              </a:graphicData>
            </a:graphic>
          </wp:inline>
        </w:drawing>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5226050</wp:posOffset>
            </wp:positionH>
            <wp:positionV relativeFrom="paragraph">
              <wp:posOffset>3518534</wp:posOffset>
            </wp:positionV>
            <wp:extent cx="1820545" cy="742816"/>
            <wp:effectExtent b="0" l="0" r="0" t="0"/>
            <wp:wrapNone/>
            <wp:docPr id="241" name="image25.png"/>
            <a:graphic>
              <a:graphicData uri="http://schemas.openxmlformats.org/drawingml/2006/picture">
                <pic:pic>
                  <pic:nvPicPr>
                    <pic:cNvPr id="0" name="image25.png"/>
                    <pic:cNvPicPr preferRelativeResize="0"/>
                  </pic:nvPicPr>
                  <pic:blipFill>
                    <a:blip r:embed="rId23"/>
                    <a:srcRect b="0" l="0" r="0" t="0"/>
                    <a:stretch>
                      <a:fillRect/>
                    </a:stretch>
                  </pic:blipFill>
                  <pic:spPr>
                    <a:xfrm>
                      <a:off x="0" y="0"/>
                      <a:ext cx="1820545" cy="742816"/>
                    </a:xfrm>
                    <a:prstGeom prst="rect"/>
                    <a:ln/>
                  </pic:spPr>
                </pic:pic>
              </a:graphicData>
            </a:graphic>
          </wp:anchor>
        </w:drawing>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drawing>
          <wp:inline distB="0" distT="0" distL="0" distR="0">
            <wp:extent cx="6858000" cy="3001645"/>
            <wp:effectExtent b="0" l="0" r="0" t="0"/>
            <wp:docPr id="261" name="image42.png"/>
            <a:graphic>
              <a:graphicData uri="http://schemas.openxmlformats.org/drawingml/2006/picture">
                <pic:pic>
                  <pic:nvPicPr>
                    <pic:cNvPr id="0" name="image42.png"/>
                    <pic:cNvPicPr preferRelativeResize="0"/>
                  </pic:nvPicPr>
                  <pic:blipFill>
                    <a:blip r:embed="rId24"/>
                    <a:srcRect b="0" l="0" r="0" t="0"/>
                    <a:stretch>
                      <a:fillRect/>
                    </a:stretch>
                  </pic:blipFill>
                  <pic:spPr>
                    <a:xfrm>
                      <a:off x="0" y="0"/>
                      <a:ext cx="6858000" cy="3001645"/>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pPr>
      <w:r w:rsidDel="00000000" w:rsidR="00000000" w:rsidRPr="00000000">
        <w:rPr/>
        <w:drawing>
          <wp:inline distB="0" distT="0" distL="0" distR="0">
            <wp:extent cx="6858000" cy="4196080"/>
            <wp:effectExtent b="0" l="0" r="0" t="0"/>
            <wp:docPr id="262" name="image39.png"/>
            <a:graphic>
              <a:graphicData uri="http://schemas.openxmlformats.org/drawingml/2006/picture">
                <pic:pic>
                  <pic:nvPicPr>
                    <pic:cNvPr id="0" name="image39.png"/>
                    <pic:cNvPicPr preferRelativeResize="0"/>
                  </pic:nvPicPr>
                  <pic:blipFill>
                    <a:blip r:embed="rId25"/>
                    <a:srcRect b="0" l="0" r="0" t="0"/>
                    <a:stretch>
                      <a:fillRect/>
                    </a:stretch>
                  </pic:blipFill>
                  <pic:spPr>
                    <a:xfrm>
                      <a:off x="0" y="0"/>
                      <a:ext cx="6858000" cy="4196080"/>
                    </a:xfrm>
                    <a:prstGeom prst="rect"/>
                    <a:ln/>
                  </pic:spPr>
                </pic:pic>
              </a:graphicData>
            </a:graphic>
          </wp:inline>
        </w:drawing>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3956050</wp:posOffset>
            </wp:positionH>
            <wp:positionV relativeFrom="paragraph">
              <wp:posOffset>1130935</wp:posOffset>
            </wp:positionV>
            <wp:extent cx="3301151" cy="2127250"/>
            <wp:effectExtent b="0" l="0" r="0" t="0"/>
            <wp:wrapNone/>
            <wp:docPr descr="Image result for intervals in half steps" id="233" name="image1.png"/>
            <a:graphic>
              <a:graphicData uri="http://schemas.openxmlformats.org/drawingml/2006/picture">
                <pic:pic>
                  <pic:nvPicPr>
                    <pic:cNvPr descr="Image result for intervals in half steps" id="0" name="image1.png"/>
                    <pic:cNvPicPr preferRelativeResize="0"/>
                  </pic:nvPicPr>
                  <pic:blipFill>
                    <a:blip r:embed="rId26"/>
                    <a:srcRect b="0" l="0" r="0" t="0"/>
                    <a:stretch>
                      <a:fillRect/>
                    </a:stretch>
                  </pic:blipFill>
                  <pic:spPr>
                    <a:xfrm>
                      <a:off x="0" y="0"/>
                      <a:ext cx="3301151" cy="2127250"/>
                    </a:xfrm>
                    <a:prstGeom prst="rect"/>
                    <a:ln/>
                  </pic:spPr>
                </pic:pic>
              </a:graphicData>
            </a:graphic>
          </wp:anchor>
        </w:drawing>
      </w:r>
    </w:p>
    <w:sdt>
      <w:sdtPr>
        <w:tag w:val="goog_rdk_2"/>
      </w:sdtPr>
      <w:sdtContent>
        <w:p w:rsidR="00000000" w:rsidDel="00000000" w:rsidP="00000000" w:rsidRDefault="00000000" w:rsidRPr="00000000" w14:paraId="00000024">
          <w:pPr>
            <w:spacing w:after="0" w:line="240" w:lineRule="auto"/>
            <w:rPr>
              <w:ins w:author="Bryan Guner" w:id="0" w:date="2021-04-03T20:49:22Z"/>
            </w:rPr>
          </w:pPr>
          <w:sdt>
            <w:sdtPr>
              <w:tag w:val="goog_rdk_1"/>
            </w:sdtPr>
            <w:sdtContent>
              <w:ins w:author="Bryan Guner" w:id="0" w:date="2021-04-03T20:49:22Z">
                <w:r w:rsidDel="00000000" w:rsidR="00000000" w:rsidRPr="00000000">
                  <w:rPr>
                    <w:rtl w:val="0"/>
                  </w:rPr>
                </w:r>
              </w:ins>
            </w:sdtContent>
          </w:sdt>
        </w:p>
      </w:sdtContent>
    </w:sdt>
    <w:sdt>
      <w:sdtPr>
        <w:tag w:val="goog_rdk_4"/>
      </w:sdtPr>
      <w:sdtContent>
        <w:p w:rsidR="00000000" w:rsidDel="00000000" w:rsidP="00000000" w:rsidRDefault="00000000" w:rsidRPr="00000000" w14:paraId="00000025">
          <w:pPr>
            <w:spacing w:after="0" w:line="240" w:lineRule="auto"/>
            <w:rPr>
              <w:ins w:author="Bryan Guner" w:id="0" w:date="2021-04-03T20:49:22Z"/>
            </w:rPr>
          </w:pPr>
          <w:sdt>
            <w:sdtPr>
              <w:tag w:val="goog_rdk_3"/>
            </w:sdtPr>
            <w:sdtContent>
              <w:ins w:author="Bryan Guner" w:id="0" w:date="2021-04-03T20:49:22Z">
                <w:r w:rsidDel="00000000" w:rsidR="00000000" w:rsidRPr="00000000">
                  <w:rPr>
                    <w:rtl w:val="0"/>
                  </w:rPr>
                </w:r>
              </w:ins>
            </w:sdtContent>
          </w:sdt>
        </w:p>
      </w:sdtContent>
    </w:sdt>
    <w:sdt>
      <w:sdtPr>
        <w:tag w:val="goog_rdk_6"/>
      </w:sdtPr>
      <w:sdtContent>
        <w:p w:rsidR="00000000" w:rsidDel="00000000" w:rsidP="00000000" w:rsidRDefault="00000000" w:rsidRPr="00000000" w14:paraId="00000026">
          <w:pPr>
            <w:spacing w:after="0" w:line="240" w:lineRule="auto"/>
            <w:rPr>
              <w:ins w:author="Bryan Guner" w:id="0" w:date="2021-04-03T20:49:22Z"/>
            </w:rPr>
          </w:pPr>
          <w:sdt>
            <w:sdtPr>
              <w:tag w:val="goog_rdk_5"/>
            </w:sdtPr>
            <w:sdtContent>
              <w:ins w:author="Bryan Guner" w:id="0" w:date="2021-04-03T20:49:22Z">
                <w:r w:rsidDel="00000000" w:rsidR="00000000" w:rsidRPr="00000000">
                  <w:rPr>
                    <w:rtl w:val="0"/>
                  </w:rPr>
                </w:r>
              </w:ins>
            </w:sdtContent>
          </w:sdt>
        </w:p>
      </w:sdtContent>
    </w:sdt>
    <w:sdt>
      <w:sdtPr>
        <w:tag w:val="goog_rdk_8"/>
      </w:sdtPr>
      <w:sdtContent>
        <w:p w:rsidR="00000000" w:rsidDel="00000000" w:rsidP="00000000" w:rsidRDefault="00000000" w:rsidRPr="00000000" w14:paraId="00000027">
          <w:pPr>
            <w:spacing w:after="0" w:line="240" w:lineRule="auto"/>
            <w:rPr>
              <w:ins w:author="Bryan Guner" w:id="0" w:date="2021-04-03T20:49:22Z"/>
            </w:rPr>
          </w:pPr>
          <w:sdt>
            <w:sdtPr>
              <w:tag w:val="goog_rdk_7"/>
            </w:sdtPr>
            <w:sdtContent>
              <w:ins w:author="Bryan Guner" w:id="0" w:date="2021-04-03T20:49:22Z">
                <w:r w:rsidDel="00000000" w:rsidR="00000000" w:rsidRPr="00000000">
                  <w:rPr>
                    <w:rtl w:val="0"/>
                  </w:rPr>
                </w:r>
              </w:ins>
            </w:sdtContent>
          </w:sdt>
        </w:p>
      </w:sdtContent>
    </w:sdt>
    <w:sdt>
      <w:sdtPr>
        <w:tag w:val="goog_rdk_10"/>
      </w:sdtPr>
      <w:sdtContent>
        <w:p w:rsidR="00000000" w:rsidDel="00000000" w:rsidP="00000000" w:rsidRDefault="00000000" w:rsidRPr="00000000" w14:paraId="00000028">
          <w:pPr>
            <w:spacing w:after="0" w:line="240" w:lineRule="auto"/>
            <w:rPr>
              <w:ins w:author="Bryan Guner" w:id="0" w:date="2021-04-03T20:49:22Z"/>
            </w:rPr>
          </w:pPr>
          <w:sdt>
            <w:sdtPr>
              <w:tag w:val="goog_rdk_9"/>
            </w:sdtPr>
            <w:sdtContent>
              <w:ins w:author="Bryan Guner" w:id="0" w:date="2021-04-03T20:49:22Z">
                <w:r w:rsidDel="00000000" w:rsidR="00000000" w:rsidRPr="00000000">
                  <w:rPr>
                    <w:rtl w:val="0"/>
                  </w:rPr>
                </w:r>
              </w:ins>
            </w:sdtContent>
          </w:sdt>
        </w:p>
      </w:sdtContent>
    </w:sdt>
    <w:sdt>
      <w:sdtPr>
        <w:tag w:val="goog_rdk_12"/>
      </w:sdtPr>
      <w:sdtContent>
        <w:p w:rsidR="00000000" w:rsidDel="00000000" w:rsidP="00000000" w:rsidRDefault="00000000" w:rsidRPr="00000000" w14:paraId="00000029">
          <w:pPr>
            <w:spacing w:after="0" w:line="240" w:lineRule="auto"/>
            <w:rPr>
              <w:ins w:author="Bryan Guner" w:id="0" w:date="2021-04-03T20:49:22Z"/>
            </w:rPr>
          </w:pPr>
          <w:sdt>
            <w:sdtPr>
              <w:tag w:val="goog_rdk_11"/>
            </w:sdtPr>
            <w:sdtContent>
              <w:ins w:author="Bryan Guner" w:id="0" w:date="2021-04-03T20:49:22Z">
                <w:r w:rsidDel="00000000" w:rsidR="00000000" w:rsidRPr="00000000">
                  <w:rPr>
                    <w:rtl w:val="0"/>
                  </w:rPr>
                </w:r>
              </w:ins>
            </w:sdtContent>
          </w:sdt>
        </w:p>
      </w:sdtContent>
    </w:sdt>
    <w:sdt>
      <w:sdtPr>
        <w:tag w:val="goog_rdk_14"/>
      </w:sdtPr>
      <w:sdtContent>
        <w:p w:rsidR="00000000" w:rsidDel="00000000" w:rsidP="00000000" w:rsidRDefault="00000000" w:rsidRPr="00000000" w14:paraId="0000002A">
          <w:pPr>
            <w:spacing w:after="0" w:line="240" w:lineRule="auto"/>
            <w:rPr>
              <w:ins w:author="Bryan Guner" w:id="0" w:date="2021-04-03T20:49:22Z"/>
            </w:rPr>
          </w:pPr>
          <w:sdt>
            <w:sdtPr>
              <w:tag w:val="goog_rdk_13"/>
            </w:sdtPr>
            <w:sdtContent>
              <w:ins w:author="Bryan Guner" w:id="0" w:date="2021-04-03T20:49:22Z">
                <w:r w:rsidDel="00000000" w:rsidR="00000000" w:rsidRPr="00000000">
                  <w:rPr>
                    <w:rtl w:val="0"/>
                  </w:rPr>
                </w:r>
              </w:ins>
            </w:sdtContent>
          </w:sdt>
        </w:p>
      </w:sdtContent>
    </w:sdt>
    <w:sdt>
      <w:sdtPr>
        <w:tag w:val="goog_rdk_16"/>
      </w:sdtPr>
      <w:sdtContent>
        <w:p w:rsidR="00000000" w:rsidDel="00000000" w:rsidP="00000000" w:rsidRDefault="00000000" w:rsidRPr="00000000" w14:paraId="0000002B">
          <w:pPr>
            <w:spacing w:after="0" w:line="240" w:lineRule="auto"/>
            <w:rPr>
              <w:ins w:author="Bryan Guner" w:id="0" w:date="2021-04-03T20:49:22Z"/>
            </w:rPr>
          </w:pPr>
          <w:sdt>
            <w:sdtPr>
              <w:tag w:val="goog_rdk_15"/>
            </w:sdtPr>
            <w:sdtContent>
              <w:ins w:author="Bryan Guner" w:id="0" w:date="2021-04-03T20:49:22Z">
                <w:r w:rsidDel="00000000" w:rsidR="00000000" w:rsidRPr="00000000">
                  <w:rPr>
                    <w:rtl w:val="0"/>
                  </w:rPr>
                </w:r>
              </w:ins>
            </w:sdtContent>
          </w:sdt>
        </w:p>
      </w:sdtContent>
    </w:sdt>
    <w:sdt>
      <w:sdtPr>
        <w:tag w:val="goog_rdk_18"/>
      </w:sdtPr>
      <w:sdtContent>
        <w:p w:rsidR="00000000" w:rsidDel="00000000" w:rsidP="00000000" w:rsidRDefault="00000000" w:rsidRPr="00000000" w14:paraId="0000002C">
          <w:pPr>
            <w:spacing w:after="0" w:line="240" w:lineRule="auto"/>
            <w:rPr>
              <w:ins w:author="Bryan Guner" w:id="0" w:date="2021-04-03T20:49:22Z"/>
            </w:rPr>
          </w:pPr>
          <w:sdt>
            <w:sdtPr>
              <w:tag w:val="goog_rdk_17"/>
            </w:sdtPr>
            <w:sdtContent>
              <w:ins w:author="Bryan Guner" w:id="0" w:date="2021-04-03T20:49:22Z">
                <w:r w:rsidDel="00000000" w:rsidR="00000000" w:rsidRPr="00000000">
                  <w:rPr>
                    <w:rtl w:val="0"/>
                  </w:rPr>
                </w:r>
              </w:ins>
            </w:sdtContent>
          </w:sdt>
        </w:p>
      </w:sdtContent>
    </w:sdt>
    <w:sdt>
      <w:sdtPr>
        <w:tag w:val="goog_rdk_20"/>
      </w:sdtPr>
      <w:sdtContent>
        <w:p w:rsidR="00000000" w:rsidDel="00000000" w:rsidP="00000000" w:rsidRDefault="00000000" w:rsidRPr="00000000" w14:paraId="0000002D">
          <w:pPr>
            <w:spacing w:after="0" w:line="240" w:lineRule="auto"/>
            <w:rPr>
              <w:ins w:author="Bryan Guner" w:id="0" w:date="2021-04-03T20:49:22Z"/>
            </w:rPr>
          </w:pPr>
          <w:sdt>
            <w:sdtPr>
              <w:tag w:val="goog_rdk_19"/>
            </w:sdtPr>
            <w:sdtContent>
              <w:ins w:author="Bryan Guner" w:id="0" w:date="2021-04-03T20:49:22Z">
                <w:r w:rsidDel="00000000" w:rsidR="00000000" w:rsidRPr="00000000">
                  <w:rPr>
                    <w:rtl w:val="0"/>
                  </w:rPr>
                </w:r>
              </w:ins>
            </w:sdtContent>
          </w:sdt>
        </w:p>
      </w:sdtContent>
    </w:sdt>
    <w:p w:rsidR="00000000" w:rsidDel="00000000" w:rsidP="00000000" w:rsidRDefault="00000000" w:rsidRPr="00000000" w14:paraId="0000002E">
      <w:pPr>
        <w:spacing w:after="0" w:line="240" w:lineRule="auto"/>
        <w:rPr>
          <w:rFonts w:ascii="F15" w:cs="F15" w:eastAsia="F15" w:hAnsi="F15"/>
          <w:sz w:val="20"/>
          <w:szCs w:val="20"/>
        </w:rPr>
      </w:pPr>
      <w:r w:rsidDel="00000000" w:rsidR="00000000" w:rsidRPr="00000000">
        <w:rPr>
          <w:rFonts w:ascii="F15" w:cs="F15" w:eastAsia="F15" w:hAnsi="F15"/>
          <w:sz w:val="20"/>
          <w:szCs w:val="20"/>
          <w:rtl w:val="0"/>
        </w:rPr>
        <w:t xml:space="preserve">Notice that, using flats and sharps, any pitch can be given more than one note name. For</w:t>
      </w:r>
    </w:p>
    <w:p w:rsidR="00000000" w:rsidDel="00000000" w:rsidP="00000000" w:rsidRDefault="00000000" w:rsidRPr="00000000" w14:paraId="0000002F">
      <w:pPr>
        <w:spacing w:after="0" w:line="240" w:lineRule="auto"/>
        <w:rPr>
          <w:rFonts w:ascii="F15" w:cs="F15" w:eastAsia="F15" w:hAnsi="F15"/>
          <w:sz w:val="20"/>
          <w:szCs w:val="20"/>
        </w:rPr>
      </w:pPr>
      <w:r w:rsidDel="00000000" w:rsidR="00000000" w:rsidRPr="00000000">
        <w:rPr>
          <w:rFonts w:ascii="F15" w:cs="F15" w:eastAsia="F15" w:hAnsi="F15"/>
          <w:sz w:val="20"/>
          <w:szCs w:val="20"/>
          <w:rtl w:val="0"/>
        </w:rPr>
        <w:t xml:space="preserve">example, the G sharp and the A flat at are played on the same key on the keyboard; they sound the</w:t>
      </w:r>
    </w:p>
    <w:p w:rsidR="00000000" w:rsidDel="00000000" w:rsidP="00000000" w:rsidRDefault="00000000" w:rsidRPr="00000000" w14:paraId="00000030">
      <w:pPr>
        <w:spacing w:after="0" w:line="240" w:lineRule="auto"/>
        <w:rPr>
          <w:rFonts w:ascii="F15" w:cs="F15" w:eastAsia="F15" w:hAnsi="F15"/>
          <w:sz w:val="20"/>
          <w:szCs w:val="20"/>
        </w:rPr>
      </w:pPr>
      <w:r w:rsidDel="00000000" w:rsidR="00000000" w:rsidRPr="00000000">
        <w:rPr>
          <w:rFonts w:ascii="F15" w:cs="F15" w:eastAsia="F15" w:hAnsi="F15"/>
          <w:sz w:val="20"/>
          <w:szCs w:val="20"/>
          <w:rtl w:val="0"/>
        </w:rPr>
        <w:t xml:space="preserve">same. You can also name and write the F natural as "E sharp"; F natural is the note that is a half</w:t>
      </w:r>
    </w:p>
    <w:p w:rsidR="00000000" w:rsidDel="00000000" w:rsidP="00000000" w:rsidRDefault="00000000" w:rsidRPr="00000000" w14:paraId="00000031">
      <w:pPr>
        <w:rPr/>
      </w:pPr>
      <w:r w:rsidDel="00000000" w:rsidR="00000000" w:rsidRPr="00000000">
        <w:rPr>
          <w:rFonts w:ascii="F15" w:cs="F15" w:eastAsia="F15" w:hAnsi="F15"/>
          <w:sz w:val="20"/>
          <w:szCs w:val="20"/>
          <w:rtl w:val="0"/>
        </w:rPr>
        <w:t xml:space="preserve">step higher than E natural, which is the definition of E sharp.</w:t>
      </w:r>
      <w:r w:rsidDel="00000000" w:rsidR="00000000" w:rsidRPr="00000000">
        <w:rPr>
          <w:rtl w:val="0"/>
        </w:rPr>
        <w:t xml:space="preserve"> </w:t>
      </w:r>
    </w:p>
    <w:sdt>
      <w:sdtPr>
        <w:tag w:val="goog_rdk_23"/>
      </w:sdtPr>
      <w:sdtContent>
        <w:p w:rsidR="00000000" w:rsidDel="00000000" w:rsidP="00000000" w:rsidRDefault="00000000" w:rsidRPr="00000000" w14:paraId="00000032">
          <w:pPr>
            <w:rPr>
              <w:ins w:author="Bryan Guner" w:id="1" w:date="2021-04-03T20:49:17Z"/>
            </w:rPr>
          </w:pPr>
          <w:sdt>
            <w:sdtPr>
              <w:tag w:val="goog_rdk_22"/>
            </w:sdtPr>
            <w:sdtContent>
              <w:ins w:author="Bryan Guner" w:id="1" w:date="2021-04-03T20:49:17Z">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21005</wp:posOffset>
                      </wp:positionH>
                      <wp:positionV relativeFrom="paragraph">
                        <wp:posOffset>288290</wp:posOffset>
                      </wp:positionV>
                      <wp:extent cx="6858000" cy="1899920"/>
                      <wp:effectExtent b="0" l="0" r="0" t="0"/>
                      <wp:wrapSquare wrapText="bothSides" distB="0" distT="0" distL="114300" distR="114300"/>
                      <wp:docPr id="264" name="image40.png"/>
                      <a:graphic>
                        <a:graphicData uri="http://schemas.openxmlformats.org/drawingml/2006/picture">
                          <pic:pic>
                            <pic:nvPicPr>
                              <pic:cNvPr id="0" name="image40.png"/>
                              <pic:cNvPicPr preferRelativeResize="0"/>
                            </pic:nvPicPr>
                            <pic:blipFill>
                              <a:blip r:embed="rId27"/>
                              <a:srcRect b="0" l="0" r="0" t="0"/>
                              <a:stretch>
                                <a:fillRect/>
                              </a:stretch>
                            </pic:blipFill>
                            <pic:spPr>
                              <a:xfrm>
                                <a:off x="0" y="0"/>
                                <a:ext cx="6858000" cy="189992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2213170</wp:posOffset>
                      </wp:positionV>
                      <wp:extent cx="6888338" cy="1921670"/>
                      <wp:effectExtent b="0" l="0" r="0" t="0"/>
                      <wp:wrapSquare wrapText="bothSides" distB="0" distT="0" distL="114300" distR="114300"/>
                      <wp:docPr id="236" name="image4.png"/>
                      <a:graphic>
                        <a:graphicData uri="http://schemas.openxmlformats.org/drawingml/2006/picture">
                          <pic:pic>
                            <pic:nvPicPr>
                              <pic:cNvPr id="0" name="image4.png"/>
                              <pic:cNvPicPr preferRelativeResize="0"/>
                            </pic:nvPicPr>
                            <pic:blipFill>
                              <a:blip r:embed="rId28"/>
                              <a:srcRect b="0" l="0" r="0" t="0"/>
                              <a:stretch>
                                <a:fillRect/>
                              </a:stretch>
                            </pic:blipFill>
                            <pic:spPr>
                              <a:xfrm>
                                <a:off x="0" y="0"/>
                                <a:ext cx="6888338" cy="192167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4029222</wp:posOffset>
                      </wp:positionV>
                      <wp:extent cx="3291840" cy="1856740"/>
                      <wp:effectExtent b="0" l="0" r="0" t="0"/>
                      <wp:wrapSquare wrapText="bothSides" distB="0" distT="0" distL="114300" distR="114300"/>
                      <wp:docPr id="230" name="image5.png"/>
                      <a:graphic>
                        <a:graphicData uri="http://schemas.openxmlformats.org/drawingml/2006/picture">
                          <pic:pic>
                            <pic:nvPicPr>
                              <pic:cNvPr id="0" name="image5.png"/>
                              <pic:cNvPicPr preferRelativeResize="0"/>
                            </pic:nvPicPr>
                            <pic:blipFill>
                              <a:blip r:embed="rId29"/>
                              <a:srcRect b="0" l="0" r="0" t="0"/>
                              <a:stretch>
                                <a:fillRect/>
                              </a:stretch>
                            </pic:blipFill>
                            <pic:spPr>
                              <a:xfrm>
                                <a:off x="0" y="0"/>
                                <a:ext cx="3291840" cy="1856740"/>
                              </a:xfrm>
                              <a:prstGeom prst="rect"/>
                              <a:ln/>
                            </pic:spPr>
                          </pic:pic>
                        </a:graphicData>
                      </a:graphic>
                    </wp:anchor>
                  </w:drawing>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3225800</wp:posOffset>
                          </wp:positionH>
                          <wp:positionV relativeFrom="paragraph">
                            <wp:posOffset>3906520</wp:posOffset>
                          </wp:positionV>
                          <wp:extent cx="2370455" cy="1414145"/>
                          <wp:effectExtent b="0" l="0" r="0" t="0"/>
                          <wp:wrapSquare wrapText="bothSides" distB="45720" distT="45720" distL="114300" distR="114300"/>
                          <wp:docPr id="224" name=""/>
                          <a:graphic>
                            <a:graphicData uri="http://schemas.microsoft.com/office/word/2010/wordprocessingShape">
                              <wps:wsp>
                                <wps:cNvSpPr/>
                                <wps:cNvPr id="7" name="Shape 7"/>
                                <wps:spPr>
                                  <a:xfrm>
                                    <a:off x="4165535" y="3077690"/>
                                    <a:ext cx="2360930" cy="140462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F15" w:cs="F15" w:eastAsia="F15" w:hAnsi="F15"/>
                                          <w:b w:val="0"/>
                                          <w:i w:val="0"/>
                                          <w:smallCaps w:val="0"/>
                                          <w:strike w:val="0"/>
                                          <w:color w:val="000000"/>
                                          <w:sz w:val="20"/>
                                          <w:vertAlign w:val="baseline"/>
                                        </w:rPr>
                                        <w:t xml:space="preserve">The key signature comes right after the clef symbol on the staff. It may have either some sharp symbols on lines or spaces, or some flat symbols, again on specific lines or spaces. If there are no fats or sharps listed after the clef symbol, then the key signature is "all notes are natural"(C major == ‘relative’ to A minor). In common notation, clef (tells you which notes are on which lines of the staff) and key signature (which tells you which notes are sharp or flat in a given key signature) are the only symbols that normally appear on every staff.</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3225800</wp:posOffset>
                          </wp:positionH>
                          <wp:positionV relativeFrom="paragraph">
                            <wp:posOffset>3906520</wp:posOffset>
                          </wp:positionV>
                          <wp:extent cx="2370455" cy="1414145"/>
                          <wp:effectExtent b="0" l="0" r="0" t="0"/>
                          <wp:wrapSquare wrapText="bothSides" distB="45720" distT="45720" distL="114300" distR="114300"/>
                          <wp:docPr id="224" name="image15.png"/>
                          <a:graphic>
                            <a:graphicData uri="http://schemas.openxmlformats.org/drawingml/2006/picture">
                              <pic:pic>
                                <pic:nvPicPr>
                                  <pic:cNvPr id="0" name="image15.png"/>
                                  <pic:cNvPicPr preferRelativeResize="0"/>
                                </pic:nvPicPr>
                                <pic:blipFill>
                                  <a:blip r:embed="rId30"/>
                                  <a:srcRect/>
                                  <a:stretch>
                                    <a:fillRect/>
                                  </a:stretch>
                                </pic:blipFill>
                                <pic:spPr>
                                  <a:xfrm>
                                    <a:off x="0" y="0"/>
                                    <a:ext cx="2370455" cy="1414145"/>
                                  </a:xfrm>
                                  <a:prstGeom prst="rect"/>
                                  <a:ln/>
                                </pic:spPr>
                              </pic:pic>
                            </a:graphicData>
                          </a:graphic>
                        </wp:anchor>
                      </w:drawing>
                    </mc:Fallback>
                  </mc:AlternateContent>
                </w:r>
              </w:ins>
            </w:sdtContent>
          </w:sdt>
        </w:p>
      </w:sdtContent>
    </w:sdt>
    <w:p w:rsidR="00000000" w:rsidDel="00000000" w:rsidP="00000000" w:rsidRDefault="00000000" w:rsidRPr="00000000" w14:paraId="00000033">
      <w:pPr>
        <w:rPr/>
      </w:pPr>
      <w:r w:rsidDel="00000000" w:rsidR="00000000" w:rsidRPr="00000000">
        <w:rPr>
          <w:rtl w:val="0"/>
        </w:rPr>
      </w:r>
      <w:sdt>
        <w:sdtPr>
          <w:tag w:val="goog_rdk_24"/>
        </w:sdtPr>
        <w:sdtContent>
          <w:del w:author="Bryan Guner" w:id="1" w:date="2021-04-03T20:49:17Z">
            <w:r w:rsidDel="00000000" w:rsidR="00000000" w:rsidRPr="00000000">
              <w:drawing>
                <wp:anchor allowOverlap="1" behindDoc="0" distB="0" distT="0" distL="114300" distR="114300" hidden="0" layoutInCell="1" locked="0" relativeHeight="0" simplePos="0">
                  <wp:simplePos x="0" y="0"/>
                  <wp:positionH relativeFrom="column">
                    <wp:posOffset>21005</wp:posOffset>
                  </wp:positionH>
                  <wp:positionV relativeFrom="paragraph">
                    <wp:posOffset>288290</wp:posOffset>
                  </wp:positionV>
                  <wp:extent cx="6858000" cy="1899920"/>
                  <wp:effectExtent b="0" l="0" r="0" t="0"/>
                  <wp:wrapSquare wrapText="bothSides" distB="0" distT="0" distL="114300" distR="114300"/>
                  <wp:docPr id="263" name="image40.png"/>
                  <a:graphic>
                    <a:graphicData uri="http://schemas.openxmlformats.org/drawingml/2006/picture">
                      <pic:pic>
                        <pic:nvPicPr>
                          <pic:cNvPr id="0" name="image40.png"/>
                          <pic:cNvPicPr preferRelativeResize="0"/>
                        </pic:nvPicPr>
                        <pic:blipFill>
                          <a:blip r:embed="rId27"/>
                          <a:srcRect b="0" l="0" r="0" t="0"/>
                          <a:stretch>
                            <a:fillRect/>
                          </a:stretch>
                        </pic:blipFill>
                        <pic:spPr>
                          <a:xfrm>
                            <a:off x="0" y="0"/>
                            <a:ext cx="6858000" cy="1899920"/>
                          </a:xfrm>
                          <a:prstGeom prst="rect"/>
                          <a:ln/>
                        </pic:spPr>
                      </pic:pic>
                    </a:graphicData>
                  </a:graphic>
                </wp:anchor>
              </w:drawing>
            </w:r>
          </w:del>
        </w:sdtContent>
      </w:sdt>
      <w:sdt>
        <w:sdtPr>
          <w:tag w:val="goog_rdk_25"/>
        </w:sdtPr>
        <w:sdtContent>
          <w:del w:author="Bryan Guner" w:id="1" w:date="2021-04-03T20:49:17Z">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2213170</wp:posOffset>
                  </wp:positionV>
                  <wp:extent cx="6888338" cy="1921670"/>
                  <wp:effectExtent b="0" l="0" r="0" t="0"/>
                  <wp:wrapSquare wrapText="bothSides" distB="0" distT="0" distL="114300" distR="114300"/>
                  <wp:docPr id="235" name="image4.png"/>
                  <a:graphic>
                    <a:graphicData uri="http://schemas.openxmlformats.org/drawingml/2006/picture">
                      <pic:pic>
                        <pic:nvPicPr>
                          <pic:cNvPr id="0" name="image4.png"/>
                          <pic:cNvPicPr preferRelativeResize="0"/>
                        </pic:nvPicPr>
                        <pic:blipFill>
                          <a:blip r:embed="rId28"/>
                          <a:srcRect b="0" l="0" r="0" t="0"/>
                          <a:stretch>
                            <a:fillRect/>
                          </a:stretch>
                        </pic:blipFill>
                        <pic:spPr>
                          <a:xfrm>
                            <a:off x="0" y="0"/>
                            <a:ext cx="6888338" cy="1921670"/>
                          </a:xfrm>
                          <a:prstGeom prst="rect"/>
                          <a:ln/>
                        </pic:spPr>
                      </pic:pic>
                    </a:graphicData>
                  </a:graphic>
                </wp:anchor>
              </w:drawing>
            </w:r>
          </w:del>
        </w:sdtContent>
      </w:sdt>
      <w:sdt>
        <w:sdtPr>
          <w:tag w:val="goog_rdk_26"/>
        </w:sdtPr>
        <w:sdtContent>
          <w:del w:author="Bryan Guner" w:id="1" w:date="2021-04-03T20:49:17Z">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4029222</wp:posOffset>
                  </wp:positionV>
                  <wp:extent cx="3291840" cy="1856740"/>
                  <wp:effectExtent b="0" l="0" r="0" t="0"/>
                  <wp:wrapSquare wrapText="bothSides" distB="0" distT="0" distL="114300" distR="114300"/>
                  <wp:docPr id="229" name="image5.png"/>
                  <a:graphic>
                    <a:graphicData uri="http://schemas.openxmlformats.org/drawingml/2006/picture">
                      <pic:pic>
                        <pic:nvPicPr>
                          <pic:cNvPr id="0" name="image5.png"/>
                          <pic:cNvPicPr preferRelativeResize="0"/>
                        </pic:nvPicPr>
                        <pic:blipFill>
                          <a:blip r:embed="rId29"/>
                          <a:srcRect b="0" l="0" r="0" t="0"/>
                          <a:stretch>
                            <a:fillRect/>
                          </a:stretch>
                        </pic:blipFill>
                        <pic:spPr>
                          <a:xfrm>
                            <a:off x="0" y="0"/>
                            <a:ext cx="3291840" cy="1856740"/>
                          </a:xfrm>
                          <a:prstGeom prst="rect"/>
                          <a:ln/>
                        </pic:spPr>
                      </pic:pic>
                    </a:graphicData>
                  </a:graphic>
                </wp:anchor>
              </w:drawing>
            </w:r>
          </w:del>
        </w:sdtContent>
      </w:sdt>
      <w:sdt>
        <w:sdtPr>
          <w:tag w:val="goog_rdk_27"/>
        </w:sdtPr>
        <w:sdtContent>
          <w:del w:author="Bryan Guner" w:id="1" w:date="2021-04-03T20:49:17Z">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3225800</wp:posOffset>
                      </wp:positionH>
                      <wp:positionV relativeFrom="paragraph">
                        <wp:posOffset>3906520</wp:posOffset>
                      </wp:positionV>
                      <wp:extent cx="2370455" cy="1414145"/>
                      <wp:effectExtent b="0" l="0" r="0" t="0"/>
                      <wp:wrapSquare wrapText="bothSides" distB="45720" distT="45720" distL="114300" distR="114300"/>
                      <wp:docPr id="223" name=""/>
                      <a:graphic>
                        <a:graphicData uri="http://schemas.microsoft.com/office/word/2010/wordprocessingShape">
                          <wps:wsp>
                            <wps:cNvSpPr/>
                            <wps:cNvPr id="7" name="Shape 7"/>
                            <wps:spPr>
                              <a:xfrm>
                                <a:off x="4165535" y="3077690"/>
                                <a:ext cx="2360930" cy="140462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F15" w:cs="F15" w:eastAsia="F15" w:hAnsi="F15"/>
                                      <w:b w:val="0"/>
                                      <w:i w:val="0"/>
                                      <w:smallCaps w:val="0"/>
                                      <w:strike w:val="0"/>
                                      <w:color w:val="000000"/>
                                      <w:sz w:val="20"/>
                                      <w:vertAlign w:val="baseline"/>
                                    </w:rPr>
                                    <w:t xml:space="preserve">The key signature comes right after the clef symbol on the staff. It may have either some sharp symbols on lines or spaces, or some flat symbols, again on specific lines or spaces. If there are no fats or sharps listed after the clef symbol, then the key signature is "all notes are natural"(C major == ‘relative’ to A minor). In common notation, clef (tells you which notes are on which lines of the staff) and key signature (which tells you which notes are sharp or flat in a given key signature) are the only symbols that normally appear on every staff.</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3225800</wp:posOffset>
                      </wp:positionH>
                      <wp:positionV relativeFrom="paragraph">
                        <wp:posOffset>3906520</wp:posOffset>
                      </wp:positionV>
                      <wp:extent cx="2370455" cy="1414145"/>
                      <wp:effectExtent b="0" l="0" r="0" t="0"/>
                      <wp:wrapSquare wrapText="bothSides" distB="45720" distT="45720" distL="114300" distR="114300"/>
                      <wp:docPr id="223" name="image14.png"/>
                      <a:graphic>
                        <a:graphicData uri="http://schemas.openxmlformats.org/drawingml/2006/picture">
                          <pic:pic>
                            <pic:nvPicPr>
                              <pic:cNvPr id="0" name="image14.png"/>
                              <pic:cNvPicPr preferRelativeResize="0"/>
                            </pic:nvPicPr>
                            <pic:blipFill>
                              <a:blip r:embed="rId31"/>
                              <a:srcRect/>
                              <a:stretch>
                                <a:fillRect/>
                              </a:stretch>
                            </pic:blipFill>
                            <pic:spPr>
                              <a:xfrm>
                                <a:off x="0" y="0"/>
                                <a:ext cx="2370455" cy="1414145"/>
                              </a:xfrm>
                              <a:prstGeom prst="rect"/>
                              <a:ln/>
                            </pic:spPr>
                          </pic:pic>
                        </a:graphicData>
                      </a:graphic>
                    </wp:anchor>
                  </w:drawing>
                </mc:Fallback>
              </mc:AlternateContent>
            </w:r>
          </w:del>
        </w:sdtContent>
      </w:sdt>
    </w:p>
    <w:p w:rsidR="00000000" w:rsidDel="00000000" w:rsidP="00000000" w:rsidRDefault="00000000" w:rsidRPr="00000000" w14:paraId="00000034">
      <w:pPr>
        <w:spacing w:after="0" w:line="240" w:lineRule="auto"/>
        <w:rPr>
          <w:rFonts w:ascii="F15" w:cs="F15" w:eastAsia="F15" w:hAnsi="F15"/>
          <w:sz w:val="20"/>
          <w:szCs w:val="20"/>
        </w:rPr>
      </w:pPr>
      <w:r w:rsidDel="00000000" w:rsidR="00000000" w:rsidRPr="00000000">
        <w:rPr>
          <w:rFonts w:ascii="F15" w:cs="F15" w:eastAsia="F15" w:hAnsi="F15"/>
          <w:sz w:val="20"/>
          <w:szCs w:val="20"/>
          <w:rtl w:val="0"/>
        </w:rPr>
        <w:t xml:space="preserve"> </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-393895</wp:posOffset>
            </wp:positionH>
            <wp:positionV relativeFrom="paragraph">
              <wp:posOffset>1050730</wp:posOffset>
            </wp:positionV>
            <wp:extent cx="5000625" cy="2952115"/>
            <wp:effectExtent b="0" l="0" r="0" t="0"/>
            <wp:wrapSquare wrapText="bothSides" distB="0" distT="0" distL="114300" distR="114300"/>
            <wp:docPr id="232" name="image18.png"/>
            <a:graphic>
              <a:graphicData uri="http://schemas.openxmlformats.org/drawingml/2006/picture">
                <pic:pic>
                  <pic:nvPicPr>
                    <pic:cNvPr id="0" name="image18.png"/>
                    <pic:cNvPicPr preferRelativeResize="0"/>
                  </pic:nvPicPr>
                  <pic:blipFill>
                    <a:blip r:embed="rId32"/>
                    <a:srcRect b="0" l="0" r="0" t="0"/>
                    <a:stretch>
                      <a:fillRect/>
                    </a:stretch>
                  </pic:blipFill>
                  <pic:spPr>
                    <a:xfrm>
                      <a:off x="0" y="0"/>
                      <a:ext cx="5000625" cy="2952115"/>
                    </a:xfrm>
                    <a:prstGeom prst="rect"/>
                    <a:ln/>
                  </pic:spPr>
                </pic:pic>
              </a:graphicData>
            </a:graphic>
          </wp:anchor>
        </w:drawing>
      </w:r>
    </w:p>
    <w:p w:rsidR="00000000" w:rsidDel="00000000" w:rsidP="00000000" w:rsidRDefault="00000000" w:rsidRPr="00000000" w14:paraId="00000039">
      <w:pPr>
        <w:keepNext w:val="1"/>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1"/>
          <w:smallCaps w:val="0"/>
          <w:strike w:val="0"/>
          <w:color w:val="44546a"/>
          <w:sz w:val="18"/>
          <w:szCs w:val="18"/>
          <w:u w:val="none"/>
          <w:shd w:fill="auto" w:val="clear"/>
          <w:vertAlign w:val="baseline"/>
        </w:rPr>
      </w:pPr>
      <w:r w:rsidDel="00000000" w:rsidR="00000000" w:rsidRPr="00000000">
        <w:rPr>
          <w:rtl w:val="0"/>
        </w:rPr>
      </w:r>
    </w:p>
    <w:p w:rsidR="00000000" w:rsidDel="00000000" w:rsidP="00000000" w:rsidRDefault="00000000" w:rsidRPr="00000000" w14:paraId="0000003A">
      <w:pPr>
        <w:rPr>
          <w:color w:val="44546a"/>
          <w:sz w:val="18"/>
          <w:szCs w:val="18"/>
        </w:rPr>
      </w:pPr>
      <w:r w:rsidDel="00000000" w:rsidR="00000000" w:rsidRPr="00000000">
        <w:br w:type="page"/>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3498850</wp:posOffset>
            </wp:positionH>
            <wp:positionV relativeFrom="paragraph">
              <wp:posOffset>1470025</wp:posOffset>
            </wp:positionV>
            <wp:extent cx="3620770" cy="1114425"/>
            <wp:effectExtent b="0" l="0" r="0" t="0"/>
            <wp:wrapSquare wrapText="bothSides" distB="0" distT="0" distL="114300" distR="114300"/>
            <wp:docPr id="255" name="image32.png"/>
            <a:graphic>
              <a:graphicData uri="http://schemas.openxmlformats.org/drawingml/2006/picture">
                <pic:pic>
                  <pic:nvPicPr>
                    <pic:cNvPr id="0" name="image32.png"/>
                    <pic:cNvPicPr preferRelativeResize="0"/>
                  </pic:nvPicPr>
                  <pic:blipFill>
                    <a:blip r:embed="rId33"/>
                    <a:srcRect b="0" l="0" r="0" t="0"/>
                    <a:stretch>
                      <a:fillRect/>
                    </a:stretch>
                  </pic:blipFill>
                  <pic:spPr>
                    <a:xfrm>
                      <a:off x="0" y="0"/>
                      <a:ext cx="3620770" cy="1114425"/>
                    </a:xfrm>
                    <a:prstGeom prst="rect"/>
                    <a:ln/>
                  </pic:spPr>
                </pic:pic>
              </a:graphicData>
            </a:graphic>
          </wp:anchor>
        </w:drawing>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3594100</wp:posOffset>
                </wp:positionH>
                <wp:positionV relativeFrom="paragraph">
                  <wp:posOffset>769620</wp:posOffset>
                </wp:positionV>
                <wp:extent cx="2370455" cy="1414145"/>
                <wp:effectExtent b="0" l="0" r="0" t="0"/>
                <wp:wrapSquare wrapText="bothSides" distB="45720" distT="45720" distL="114300" distR="114300"/>
                <wp:docPr id="221" name=""/>
                <a:graphic>
                  <a:graphicData uri="http://schemas.microsoft.com/office/word/2010/wordprocessingShape">
                    <wps:wsp>
                      <wps:cNvSpPr/>
                      <wps:cNvPr id="5" name="Shape 5"/>
                      <wps:spPr>
                        <a:xfrm>
                          <a:off x="4165535" y="3077690"/>
                          <a:ext cx="2360930" cy="140462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F15" w:cs="F15" w:eastAsia="F15" w:hAnsi="F15"/>
                                <w:b w:val="0"/>
                                <w:i w:val="0"/>
                                <w:smallCaps w:val="0"/>
                                <w:strike w:val="0"/>
                                <w:color w:val="000000"/>
                                <w:sz w:val="20"/>
                                <w:vertAlign w:val="baseline"/>
                              </w:rPr>
                              <w:t xml:space="preserve">The only major keys that these rules do not work for are C major (no flats or sharps) and F</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F15" w:cs="F15" w:eastAsia="F15" w:hAnsi="F15"/>
                                <w:b w:val="0"/>
                                <w:i w:val="0"/>
                                <w:smallCaps w:val="0"/>
                                <w:strike w:val="0"/>
                                <w:color w:val="000000"/>
                                <w:sz w:val="20"/>
                                <w:vertAlign w:val="baseline"/>
                              </w:rPr>
                            </w:r>
                            <w:r w:rsidDel="00000000" w:rsidR="00000000" w:rsidRPr="00000000">
                              <w:rPr>
                                <w:rFonts w:ascii="F15" w:cs="F15" w:eastAsia="F15" w:hAnsi="F15"/>
                                <w:b w:val="0"/>
                                <w:i w:val="0"/>
                                <w:smallCaps w:val="0"/>
                                <w:strike w:val="0"/>
                                <w:color w:val="000000"/>
                                <w:sz w:val="20"/>
                                <w:vertAlign w:val="baseline"/>
                              </w:rPr>
                              <w:t xml:space="preserve">major (one flat). </w:t>
                            </w:r>
                            <w:r w:rsidDel="00000000" w:rsidR="00000000" w:rsidRPr="00000000">
                              <w:rPr>
                                <w:rFonts w:ascii="F15" w:cs="F15" w:eastAsia="F15" w:hAnsi="F15"/>
                                <w:b w:val="0"/>
                                <w:i w:val="0"/>
                                <w:smallCaps w:val="0"/>
                                <w:strike w:val="0"/>
                                <w:color w:val="ff0000"/>
                                <w:sz w:val="20"/>
                                <w:vertAlign w:val="baseline"/>
                              </w:rPr>
                              <w:t xml:space="preserve">Memorize</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3594100</wp:posOffset>
                </wp:positionH>
                <wp:positionV relativeFrom="paragraph">
                  <wp:posOffset>769620</wp:posOffset>
                </wp:positionV>
                <wp:extent cx="2370455" cy="1414145"/>
                <wp:effectExtent b="0" l="0" r="0" t="0"/>
                <wp:wrapSquare wrapText="bothSides" distB="45720" distT="45720" distL="114300" distR="114300"/>
                <wp:docPr id="221" name="image12.png"/>
                <a:graphic>
                  <a:graphicData uri="http://schemas.openxmlformats.org/drawingml/2006/picture">
                    <pic:pic>
                      <pic:nvPicPr>
                        <pic:cNvPr id="0" name="image12.png"/>
                        <pic:cNvPicPr preferRelativeResize="0"/>
                      </pic:nvPicPr>
                      <pic:blipFill>
                        <a:blip r:embed="rId34"/>
                        <a:srcRect/>
                        <a:stretch>
                          <a:fillRect/>
                        </a:stretch>
                      </pic:blipFill>
                      <pic:spPr>
                        <a:xfrm>
                          <a:off x="0" y="0"/>
                          <a:ext cx="2370455" cy="1414145"/>
                        </a:xfrm>
                        <a:prstGeom prst="rect"/>
                        <a:ln/>
                      </pic:spPr>
                    </pic:pic>
                  </a:graphicData>
                </a:graphic>
              </wp:anchor>
            </w:drawing>
          </mc:Fallback>
        </mc:AlternateContent>
      </w:r>
    </w:p>
    <w:p w:rsidR="00000000" w:rsidDel="00000000" w:rsidP="00000000" w:rsidRDefault="00000000" w:rsidRPr="00000000" w14:paraId="0000003B">
      <w:pPr>
        <w:keepNext w:val="1"/>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w:t>
      </w:r>
      <w:r w:rsidDel="00000000" w:rsidR="00000000" w:rsidRPr="00000000">
        <w:rPr>
          <w:rFonts w:ascii="Calibri" w:cs="Calibri" w:eastAsia="Calibri" w:hAnsi="Calibri"/>
          <w:b w:val="0"/>
          <w:i w:val="1"/>
          <w:smallCaps w:val="0"/>
          <w:strike w:val="0"/>
          <w:color w:val="ff0000"/>
          <w:sz w:val="18"/>
          <w:szCs w:val="18"/>
          <w:u w:val="none"/>
          <w:shd w:fill="auto" w:val="clear"/>
          <w:vertAlign w:val="baseline"/>
          <w:rtl w:val="0"/>
        </w:rPr>
        <w:t xml:space="preserve">The paragraph below explains the trick detailed in the figure above)</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267335</wp:posOffset>
            </wp:positionV>
            <wp:extent cx="6858000" cy="990600"/>
            <wp:effectExtent b="0" l="0" r="0" t="0"/>
            <wp:wrapSquare wrapText="bothSides" distB="0" distT="0" distL="114300" distR="114300"/>
            <wp:docPr id="260" name="image38.png"/>
            <a:graphic>
              <a:graphicData uri="http://schemas.openxmlformats.org/drawingml/2006/picture">
                <pic:pic>
                  <pic:nvPicPr>
                    <pic:cNvPr id="0" name="image38.png"/>
                    <pic:cNvPicPr preferRelativeResize="0"/>
                  </pic:nvPicPr>
                  <pic:blipFill>
                    <a:blip r:embed="rId35"/>
                    <a:srcRect b="0" l="0" r="0" t="0"/>
                    <a:stretch>
                      <a:fillRect/>
                    </a:stretch>
                  </pic:blipFill>
                  <pic:spPr>
                    <a:xfrm>
                      <a:off x="0" y="0"/>
                      <a:ext cx="6858000" cy="990600"/>
                    </a:xfrm>
                    <a:prstGeom prst="rect"/>
                    <a:ln/>
                  </pic:spPr>
                </pic:pic>
              </a:graphicData>
            </a:graphic>
          </wp:anchor>
        </w:drawing>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12701</wp:posOffset>
                </wp:positionH>
                <wp:positionV relativeFrom="paragraph">
                  <wp:posOffset>1379220</wp:posOffset>
                </wp:positionV>
                <wp:extent cx="2370455" cy="1908175"/>
                <wp:effectExtent b="0" l="0" r="0" t="0"/>
                <wp:wrapSquare wrapText="bothSides" distB="45720" distT="45720" distL="114300" distR="114300"/>
                <wp:docPr id="228" name=""/>
                <a:graphic>
                  <a:graphicData uri="http://schemas.microsoft.com/office/word/2010/wordprocessingShape">
                    <wps:wsp>
                      <wps:cNvSpPr/>
                      <wps:cNvPr id="11" name="Shape 11"/>
                      <wps:spPr>
                        <a:xfrm>
                          <a:off x="4165535" y="2830675"/>
                          <a:ext cx="2360930" cy="189865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In music, we define a key as the “tonal center” of a piece of music. The melody and harmony will revolve around this tonal center, which is simply a single note. This single note is also given the name of the tonic, and is given the scale degree designation “I”</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highlight w:val="white"/>
                                <w:vertAlign w:val="baseline"/>
                              </w:rPr>
                              <w:t xml:space="preserve">It is on this tonic that we build the </w:t>
                            </w:r>
                            <w:r w:rsidDel="00000000" w:rsidR="00000000" w:rsidRPr="00000000">
                              <w:rPr>
                                <w:rFonts w:ascii="Calibri" w:cs="Calibri" w:eastAsia="Calibri" w:hAnsi="Calibri"/>
                                <w:b w:val="0"/>
                                <w:i w:val="1"/>
                                <w:smallCaps w:val="0"/>
                                <w:strike w:val="0"/>
                                <w:color w:val="000000"/>
                                <w:sz w:val="20"/>
                                <w:highlight w:val="white"/>
                                <w:vertAlign w:val="baseline"/>
                              </w:rPr>
                              <w:t xml:space="preserve">scale</w:t>
                            </w:r>
                            <w:r w:rsidDel="00000000" w:rsidR="00000000" w:rsidRPr="00000000">
                              <w:rPr>
                                <w:rFonts w:ascii="Calibri" w:cs="Calibri" w:eastAsia="Calibri" w:hAnsi="Calibri"/>
                                <w:b w:val="0"/>
                                <w:i w:val="0"/>
                                <w:smallCaps w:val="0"/>
                                <w:strike w:val="0"/>
                                <w:color w:val="000000"/>
                                <w:sz w:val="20"/>
                                <w:highlight w:val="white"/>
                                <w:vertAlign w:val="baseline"/>
                              </w:rPr>
                              <w:t xml:space="preserve"> or the eight-note sequence that is used to compose melodies and harmonies in the key of the tonic.</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12701</wp:posOffset>
                </wp:positionH>
                <wp:positionV relativeFrom="paragraph">
                  <wp:posOffset>1379220</wp:posOffset>
                </wp:positionV>
                <wp:extent cx="2370455" cy="1908175"/>
                <wp:effectExtent b="0" l="0" r="0" t="0"/>
                <wp:wrapSquare wrapText="bothSides" distB="45720" distT="45720" distL="114300" distR="114300"/>
                <wp:docPr id="228" name="image37.png"/>
                <a:graphic>
                  <a:graphicData uri="http://schemas.openxmlformats.org/drawingml/2006/picture">
                    <pic:pic>
                      <pic:nvPicPr>
                        <pic:cNvPr id="0" name="image37.png"/>
                        <pic:cNvPicPr preferRelativeResize="0"/>
                      </pic:nvPicPr>
                      <pic:blipFill>
                        <a:blip r:embed="rId36"/>
                        <a:srcRect/>
                        <a:stretch>
                          <a:fillRect/>
                        </a:stretch>
                      </pic:blipFill>
                      <pic:spPr>
                        <a:xfrm>
                          <a:off x="0" y="0"/>
                          <a:ext cx="2370455" cy="1908175"/>
                        </a:xfrm>
                        <a:prstGeom prst="rect"/>
                        <a:ln/>
                      </pic:spPr>
                    </pic:pic>
                  </a:graphicData>
                </a:graphic>
              </wp:anchor>
            </w:drawing>
          </mc:Fallback>
        </mc:AlternateContent>
      </w:r>
    </w:p>
    <w:p w:rsidR="00000000" w:rsidDel="00000000" w:rsidP="00000000" w:rsidRDefault="00000000" w:rsidRPr="00000000" w14:paraId="0000003C">
      <w:pPr>
        <w:rPr/>
      </w:pPr>
      <w:bookmarkStart w:colFirst="0" w:colLast="0" w:name="_heading=h.gjdgxs" w:id="0"/>
      <w:bookmarkEnd w:id="0"/>
      <w:r w:rsidDel="00000000" w:rsidR="00000000" w:rsidRPr="00000000">
        <w:br w:type="page"/>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-187959</wp:posOffset>
            </wp:positionH>
            <wp:positionV relativeFrom="paragraph">
              <wp:posOffset>5894245</wp:posOffset>
            </wp:positionV>
            <wp:extent cx="3172265" cy="2980293"/>
            <wp:effectExtent b="0" l="0" r="0" t="0"/>
            <wp:wrapNone/>
            <wp:docPr descr="Image result for circle of fifths" id="231" name="image6.png"/>
            <a:graphic>
              <a:graphicData uri="http://schemas.openxmlformats.org/drawingml/2006/picture">
                <pic:pic>
                  <pic:nvPicPr>
                    <pic:cNvPr descr="Image result for circle of fifths" id="0" name="image6.png"/>
                    <pic:cNvPicPr preferRelativeResize="0"/>
                  </pic:nvPicPr>
                  <pic:blipFill>
                    <a:blip r:embed="rId37"/>
                    <a:srcRect b="0" l="0" r="0" t="0"/>
                    <a:stretch>
                      <a:fillRect/>
                    </a:stretch>
                  </pic:blipFill>
                  <pic:spPr>
                    <a:xfrm>
                      <a:off x="0" y="0"/>
                      <a:ext cx="3172265" cy="2980293"/>
                    </a:xfrm>
                    <a:prstGeom prst="rect"/>
                    <a:ln/>
                  </pic:spPr>
                </pic:pic>
              </a:graphicData>
            </a:graphic>
          </wp:anchor>
        </w:drawing>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2921000</wp:posOffset>
                </wp:positionH>
                <wp:positionV relativeFrom="paragraph">
                  <wp:posOffset>985520</wp:posOffset>
                </wp:positionV>
                <wp:extent cx="4124325" cy="1279525"/>
                <wp:effectExtent b="0" l="0" r="0" t="0"/>
                <wp:wrapSquare wrapText="bothSides" distB="45720" distT="45720" distL="114300" distR="114300"/>
                <wp:docPr id="225" name=""/>
                <a:graphic>
                  <a:graphicData uri="http://schemas.microsoft.com/office/word/2010/wordprocessingShape">
                    <wps:wsp>
                      <wps:cNvSpPr/>
                      <wps:cNvPr id="8" name="Shape 8"/>
                      <wps:spPr>
                        <a:xfrm>
                          <a:off x="3288600" y="3145000"/>
                          <a:ext cx="4114800" cy="127000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16"/>
                                <w:vertAlign w:val="baseline"/>
                              </w:rPr>
                              <w:t xml:space="preserve">The most commonly-encountered types of scales in Western music are called “major” and “minor”.</w:t>
                            </w:r>
                            <w:r w:rsidDel="00000000" w:rsidR="00000000" w:rsidRPr="00000000">
                              <w:rPr>
                                <w:rFonts w:ascii="Calibri" w:cs="Calibri" w:eastAsia="Calibri" w:hAnsi="Calibri"/>
                                <w:b w:val="0"/>
                                <w:i w:val="0"/>
                                <w:smallCaps w:val="0"/>
                                <w:strike w:val="0"/>
                                <w:color w:val="000000"/>
                                <w:sz w:val="22"/>
                                <w:vertAlign w:val="baseline"/>
                              </w:rPr>
                              <w:t xml:space="preserve"> </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2921000</wp:posOffset>
                </wp:positionH>
                <wp:positionV relativeFrom="paragraph">
                  <wp:posOffset>985520</wp:posOffset>
                </wp:positionV>
                <wp:extent cx="4124325" cy="1279525"/>
                <wp:effectExtent b="0" l="0" r="0" t="0"/>
                <wp:wrapSquare wrapText="bothSides" distB="45720" distT="45720" distL="114300" distR="114300"/>
                <wp:docPr id="225" name="image16.png"/>
                <a:graphic>
                  <a:graphicData uri="http://schemas.openxmlformats.org/drawingml/2006/picture">
                    <pic:pic>
                      <pic:nvPicPr>
                        <pic:cNvPr id="0" name="image16.png"/>
                        <pic:cNvPicPr preferRelativeResize="0"/>
                      </pic:nvPicPr>
                      <pic:blipFill>
                        <a:blip r:embed="rId38"/>
                        <a:srcRect/>
                        <a:stretch>
                          <a:fillRect/>
                        </a:stretch>
                      </pic:blipFill>
                      <pic:spPr>
                        <a:xfrm>
                          <a:off x="0" y="0"/>
                          <a:ext cx="4124325" cy="1279525"/>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2006600</wp:posOffset>
                </wp:positionH>
                <wp:positionV relativeFrom="paragraph">
                  <wp:posOffset>2344420</wp:posOffset>
                </wp:positionV>
                <wp:extent cx="4391025" cy="1673225"/>
                <wp:effectExtent b="0" l="0" r="0" t="0"/>
                <wp:wrapSquare wrapText="bothSides" distB="45720" distT="45720" distL="114300" distR="114300"/>
                <wp:docPr id="218" name=""/>
                <a:graphic>
                  <a:graphicData uri="http://schemas.microsoft.com/office/word/2010/wordprocessingShape">
                    <wps:wsp>
                      <wps:cNvSpPr/>
                      <wps:cNvPr id="2" name="Shape 2"/>
                      <wps:spPr>
                        <a:xfrm>
                          <a:off x="3155250" y="2948150"/>
                          <a:ext cx="4381500" cy="166370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if you examine the distances (known as “intervals”) between the notes of, say, every major scale and compare them, you will see that the interval pattern is exactly the same in all major scales (this holds true for minor scales as well, though they will have a different pattern from major).</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2006600</wp:posOffset>
                </wp:positionH>
                <wp:positionV relativeFrom="paragraph">
                  <wp:posOffset>2344420</wp:posOffset>
                </wp:positionV>
                <wp:extent cx="4391025" cy="1673225"/>
                <wp:effectExtent b="0" l="0" r="0" t="0"/>
                <wp:wrapSquare wrapText="bothSides" distB="45720" distT="45720" distL="114300" distR="114300"/>
                <wp:docPr id="218" name="image9.png"/>
                <a:graphic>
                  <a:graphicData uri="http://schemas.openxmlformats.org/drawingml/2006/picture">
                    <pic:pic>
                      <pic:nvPicPr>
                        <pic:cNvPr id="0" name="image9.png"/>
                        <pic:cNvPicPr preferRelativeResize="0"/>
                      </pic:nvPicPr>
                      <pic:blipFill>
                        <a:blip r:embed="rId39"/>
                        <a:srcRect/>
                        <a:stretch>
                          <a:fillRect/>
                        </a:stretch>
                      </pic:blipFill>
                      <pic:spPr>
                        <a:xfrm>
                          <a:off x="0" y="0"/>
                          <a:ext cx="4391025" cy="1673225"/>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4102100</wp:posOffset>
            </wp:positionH>
            <wp:positionV relativeFrom="paragraph">
              <wp:posOffset>4280535</wp:posOffset>
            </wp:positionV>
            <wp:extent cx="3505200" cy="2418267"/>
            <wp:effectExtent b="0" l="0" r="0" t="0"/>
            <wp:wrapNone/>
            <wp:docPr id="251" name="image33.png"/>
            <a:graphic>
              <a:graphicData uri="http://schemas.openxmlformats.org/drawingml/2006/picture">
                <pic:pic>
                  <pic:nvPicPr>
                    <pic:cNvPr id="0" name="image33.png"/>
                    <pic:cNvPicPr preferRelativeResize="0"/>
                  </pic:nvPicPr>
                  <pic:blipFill>
                    <a:blip r:embed="rId40"/>
                    <a:srcRect b="0" l="0" r="0" t="0"/>
                    <a:stretch>
                      <a:fillRect/>
                    </a:stretch>
                  </pic:blipFill>
                  <pic:spPr>
                    <a:xfrm>
                      <a:off x="0" y="0"/>
                      <a:ext cx="3505200" cy="2418267"/>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3225800</wp:posOffset>
            </wp:positionH>
            <wp:positionV relativeFrom="paragraph">
              <wp:posOffset>6664325</wp:posOffset>
            </wp:positionV>
            <wp:extent cx="3175000" cy="2205355"/>
            <wp:effectExtent b="0" l="0" r="0" t="0"/>
            <wp:wrapSquare wrapText="bothSides" distB="0" distT="0" distL="114300" distR="114300"/>
            <wp:docPr id="234" name="image8.png"/>
            <a:graphic>
              <a:graphicData uri="http://schemas.openxmlformats.org/drawingml/2006/picture">
                <pic:pic>
                  <pic:nvPicPr>
                    <pic:cNvPr id="0" name="image8.png"/>
                    <pic:cNvPicPr preferRelativeResize="0"/>
                  </pic:nvPicPr>
                  <pic:blipFill>
                    <a:blip r:embed="rId41"/>
                    <a:srcRect b="0" l="0" r="0" t="0"/>
                    <a:stretch>
                      <a:fillRect/>
                    </a:stretch>
                  </pic:blipFill>
                  <pic:spPr>
                    <a:xfrm>
                      <a:off x="0" y="0"/>
                      <a:ext cx="3175000" cy="2205355"/>
                    </a:xfrm>
                    <a:prstGeom prst="rect"/>
                    <a:ln/>
                  </pic:spPr>
                </pic:pic>
              </a:graphicData>
            </a:graphic>
          </wp:anchor>
        </w:drawing>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2959100</wp:posOffset>
                </wp:positionH>
                <wp:positionV relativeFrom="paragraph">
                  <wp:posOffset>6446520</wp:posOffset>
                </wp:positionV>
                <wp:extent cx="1139825" cy="1414145"/>
                <wp:effectExtent b="0" l="0" r="0" t="0"/>
                <wp:wrapNone/>
                <wp:docPr id="226" name=""/>
                <a:graphic>
                  <a:graphicData uri="http://schemas.microsoft.com/office/word/2010/wordprocessingShape">
                    <wps:wsp>
                      <wps:cNvSpPr/>
                      <wps:cNvPr id="9" name="Shape 9"/>
                      <wps:spPr>
                        <a:xfrm>
                          <a:off x="4780850" y="3077690"/>
                          <a:ext cx="1130300" cy="140462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ff0000"/>
                                <w:sz w:val="20"/>
                                <w:u w:val="single"/>
                                <w:vertAlign w:val="baseline"/>
                              </w:rPr>
                              <w:t xml:space="preserve">CIRCLE OF FIFTHS:</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ff0000"/>
                                <w:sz w:val="20"/>
                                <w:u w:val="single"/>
                                <w:vertAlign w:val="baseline"/>
                              </w:rPr>
                            </w:r>
                            <w:r w:rsidDel="00000000" w:rsidR="00000000" w:rsidRPr="00000000">
                              <w:rPr>
                                <w:rFonts w:ascii="Calibri" w:cs="Calibri" w:eastAsia="Calibri" w:hAnsi="Calibri"/>
                                <w:b w:val="0"/>
                                <w:i w:val="0"/>
                                <w:smallCaps w:val="0"/>
                                <w:strike w:val="0"/>
                                <w:color w:val="000000"/>
                                <w:sz w:val="16"/>
                                <w:vertAlign w:val="baseline"/>
                              </w:rPr>
                              <w:t xml:space="preserve">The keys that have a lower-case m after the note’s letter are the relative minor keys of the (upper case) Major keys on the outer circle.</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2959100</wp:posOffset>
                </wp:positionH>
                <wp:positionV relativeFrom="paragraph">
                  <wp:posOffset>6446520</wp:posOffset>
                </wp:positionV>
                <wp:extent cx="1139825" cy="1414145"/>
                <wp:effectExtent b="0" l="0" r="0" t="0"/>
                <wp:wrapNone/>
                <wp:docPr id="226" name="image17.png"/>
                <a:graphic>
                  <a:graphicData uri="http://schemas.openxmlformats.org/drawingml/2006/picture">
                    <pic:pic>
                      <pic:nvPicPr>
                        <pic:cNvPr id="0" name="image17.png"/>
                        <pic:cNvPicPr preferRelativeResize="0"/>
                      </pic:nvPicPr>
                      <pic:blipFill>
                        <a:blip r:embed="rId42"/>
                        <a:srcRect/>
                        <a:stretch>
                          <a:fillRect/>
                        </a:stretch>
                      </pic:blipFill>
                      <pic:spPr>
                        <a:xfrm>
                          <a:off x="0" y="0"/>
                          <a:ext cx="1139825" cy="141414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-203199</wp:posOffset>
                </wp:positionH>
                <wp:positionV relativeFrom="paragraph">
                  <wp:posOffset>3517900</wp:posOffset>
                </wp:positionV>
                <wp:extent cx="3267075" cy="492125"/>
                <wp:effectExtent b="0" l="0" r="0" t="0"/>
                <wp:wrapNone/>
                <wp:docPr id="220" name=""/>
                <a:graphic>
                  <a:graphicData uri="http://schemas.microsoft.com/office/word/2010/wordprocessingShape">
                    <wps:wsp>
                      <wps:cNvSpPr/>
                      <wps:cNvPr id="4" name="Shape 4"/>
                      <wps:spPr>
                        <a:xfrm>
                          <a:off x="3717225" y="3538700"/>
                          <a:ext cx="3257550" cy="482600"/>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Arial" w:cs="Arial" w:eastAsia="Arial" w:hAnsi="Arial"/>
                                <w:b w:val="0"/>
                                <w:i w:val="1"/>
                                <w:smallCaps w:val="0"/>
                                <w:strike w:val="0"/>
                                <w:color w:val="44546a"/>
                                <w:sz w:val="18"/>
                                <w:vertAlign w:val="baseline"/>
                              </w:rPr>
                              <w:t xml:space="preserve">Figure  SEQ Figure \* ARABIC 2 : C major scale interval formula… It’s relative minor (Amin) is made of the same notes but arranged in a different order (starting on a) and therefore it’s interval formula is: W-H-W-W-H-W-W</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-203199</wp:posOffset>
                </wp:positionH>
                <wp:positionV relativeFrom="paragraph">
                  <wp:posOffset>3517900</wp:posOffset>
                </wp:positionV>
                <wp:extent cx="3267075" cy="492125"/>
                <wp:effectExtent b="0" l="0" r="0" t="0"/>
                <wp:wrapNone/>
                <wp:docPr id="220" name="image11.png"/>
                <a:graphic>
                  <a:graphicData uri="http://schemas.openxmlformats.org/drawingml/2006/picture">
                    <pic:pic>
                      <pic:nvPicPr>
                        <pic:cNvPr id="0" name="image11.png"/>
                        <pic:cNvPicPr preferRelativeResize="0"/>
                      </pic:nvPicPr>
                      <pic:blipFill>
                        <a:blip r:embed="rId43"/>
                        <a:srcRect/>
                        <a:stretch>
                          <a:fillRect/>
                        </a:stretch>
                      </pic:blipFill>
                      <pic:spPr>
                        <a:xfrm>
                          <a:off x="0" y="0"/>
                          <a:ext cx="3267075" cy="492125"/>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-457199</wp:posOffset>
            </wp:positionH>
            <wp:positionV relativeFrom="paragraph">
              <wp:posOffset>3935369</wp:posOffset>
            </wp:positionV>
            <wp:extent cx="3848100" cy="1963780"/>
            <wp:effectExtent b="0" l="0" r="0" t="0"/>
            <wp:wrapNone/>
            <wp:docPr descr="Image result for intervals in half steps" id="245" name="image21.png"/>
            <a:graphic>
              <a:graphicData uri="http://schemas.openxmlformats.org/drawingml/2006/picture">
                <pic:pic>
                  <pic:nvPicPr>
                    <pic:cNvPr descr="Image result for intervals in half steps" id="0" name="image21.png"/>
                    <pic:cNvPicPr preferRelativeResize="0"/>
                  </pic:nvPicPr>
                  <pic:blipFill>
                    <a:blip r:embed="rId44"/>
                    <a:srcRect b="0" l="0" r="0" t="0"/>
                    <a:stretch>
                      <a:fillRect/>
                    </a:stretch>
                  </pic:blipFill>
                  <pic:spPr>
                    <a:xfrm>
                      <a:off x="0" y="0"/>
                      <a:ext cx="3848100" cy="1963780"/>
                    </a:xfrm>
                    <a:prstGeom prst="rect"/>
                    <a:ln/>
                  </pic:spPr>
                </pic:pic>
              </a:graphicData>
            </a:graphic>
          </wp:anchor>
        </w:drawing>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Try it:</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drawing>
          <wp:inline distB="0" distT="0" distL="0" distR="0">
            <wp:extent cx="3686175" cy="1019175"/>
            <wp:effectExtent b="0" l="0" r="0" t="0"/>
            <wp:docPr id="240" name="image19.png"/>
            <a:graphic>
              <a:graphicData uri="http://schemas.openxmlformats.org/drawingml/2006/picture">
                <pic:pic>
                  <pic:nvPicPr>
                    <pic:cNvPr id="0" name="image19.png"/>
                    <pic:cNvPicPr preferRelativeResize="0"/>
                  </pic:nvPicPr>
                  <pic:blipFill>
                    <a:blip r:embed="rId45"/>
                    <a:srcRect b="0" l="0" r="0" t="0"/>
                    <a:stretch>
                      <a:fillRect/>
                    </a:stretch>
                  </pic:blipFill>
                  <pic:spPr>
                    <a:xfrm>
                      <a:off x="0" y="0"/>
                      <a:ext cx="3686175" cy="1019175"/>
                    </a:xfrm>
                    <a:prstGeom prst="rect"/>
                    <a:ln/>
                  </pic:spPr>
                </pic:pic>
              </a:graphicData>
            </a:graphic>
          </wp:inline>
        </w:drawing>
      </w:r>
      <w:r w:rsidDel="00000000" w:rsidR="00000000" w:rsidRPr="00000000">
        <w:rPr/>
        <w:drawing>
          <wp:inline distB="0" distT="0" distL="0" distR="0">
            <wp:extent cx="6286500" cy="6134100"/>
            <wp:effectExtent b="0" l="0" r="0" t="0"/>
            <wp:docPr id="242" name="image23.png"/>
            <a:graphic>
              <a:graphicData uri="http://schemas.openxmlformats.org/drawingml/2006/picture">
                <pic:pic>
                  <pic:nvPicPr>
                    <pic:cNvPr id="0" name="image23.png"/>
                    <pic:cNvPicPr preferRelativeResize="0"/>
                  </pic:nvPicPr>
                  <pic:blipFill>
                    <a:blip r:embed="rId46"/>
                    <a:srcRect b="0" l="0" r="0" t="0"/>
                    <a:stretch>
                      <a:fillRect/>
                    </a:stretch>
                  </pic:blipFill>
                  <pic:spPr>
                    <a:xfrm>
                      <a:off x="0" y="0"/>
                      <a:ext cx="6286500" cy="61341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pPr>
      <w:hyperlink r:id="rId47">
        <w:r w:rsidDel="00000000" w:rsidR="00000000" w:rsidRPr="00000000">
          <w:rPr>
            <w:color w:val="0563c1"/>
            <w:u w:val="single"/>
            <w:rtl w:val="0"/>
          </w:rPr>
          <w:t xml:space="preserve">https://www.youtube.com/watch?v=BcqKdJitv_8&amp;feature=youtu.be</w:t>
        </w:r>
      </w:hyperlink>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If you want to learn the rest of the song check out this YouTube tutorial; for now reading in both staves (both left and right hand) will be to advanced, especially reading/playing both parts simultaneously.</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drawing>
          <wp:inline distB="0" distT="0" distL="0" distR="0">
            <wp:extent cx="6437940" cy="3121697"/>
            <wp:effectExtent b="0" l="0" r="0" t="0"/>
            <wp:docPr id="243" name="image36.png"/>
            <a:graphic>
              <a:graphicData uri="http://schemas.openxmlformats.org/drawingml/2006/picture">
                <pic:pic>
                  <pic:nvPicPr>
                    <pic:cNvPr id="0" name="image36.png"/>
                    <pic:cNvPicPr preferRelativeResize="0"/>
                  </pic:nvPicPr>
                  <pic:blipFill>
                    <a:blip r:embed="rId48"/>
                    <a:srcRect b="0" l="0" r="0" t="0"/>
                    <a:stretch>
                      <a:fillRect/>
                    </a:stretch>
                  </pic:blipFill>
                  <pic:spPr>
                    <a:xfrm>
                      <a:off x="0" y="0"/>
                      <a:ext cx="6437940" cy="3121697"/>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br w:type="page"/>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285750</wp:posOffset>
            </wp:positionV>
            <wp:extent cx="6858000" cy="4052570"/>
            <wp:effectExtent b="0" l="0" r="0" t="0"/>
            <wp:wrapSquare wrapText="bothSides" distB="0" distT="0" distL="114300" distR="114300"/>
            <wp:docPr id="237" name="image3.png"/>
            <a:graphic>
              <a:graphicData uri="http://schemas.openxmlformats.org/drawingml/2006/picture">
                <pic:pic>
                  <pic:nvPicPr>
                    <pic:cNvPr id="0" name="image3.png"/>
                    <pic:cNvPicPr preferRelativeResize="0"/>
                  </pic:nvPicPr>
                  <pic:blipFill>
                    <a:blip r:embed="rId49"/>
                    <a:srcRect b="0" l="0" r="0" t="0"/>
                    <a:stretch>
                      <a:fillRect/>
                    </a:stretch>
                  </pic:blipFill>
                  <pic:spPr>
                    <a:xfrm>
                      <a:off x="0" y="0"/>
                      <a:ext cx="6858000" cy="4052570"/>
                    </a:xfrm>
                    <a:prstGeom prst="rect"/>
                    <a:ln/>
                  </pic:spPr>
                </pic:pic>
              </a:graphicData>
            </a:graphic>
          </wp:anchor>
        </w:drawing>
      </w:r>
    </w:p>
    <w:p w:rsidR="00000000" w:rsidDel="00000000" w:rsidP="00000000" w:rsidRDefault="00000000" w:rsidRPr="00000000" w14:paraId="00000049">
      <w:pPr>
        <w:rPr/>
      </w:pPr>
      <w:r w:rsidDel="00000000" w:rsidR="00000000" w:rsidRPr="00000000">
        <w:rPr>
          <w:rtl w:val="0"/>
        </w:rPr>
        <w:t xml:space="preserve">Exercises: (HOMEWORK)</w:t>
      </w:r>
    </w:p>
    <w:p w:rsidR="00000000" w:rsidDel="00000000" w:rsidP="00000000" w:rsidRDefault="00000000" w:rsidRPr="00000000" w14:paraId="0000004A">
      <w:pPr>
        <w:rPr/>
      </w:pPr>
      <w:r w:rsidDel="00000000" w:rsidR="00000000" w:rsidRPr="00000000">
        <w:rPr/>
        <w:drawing>
          <wp:inline distB="0" distT="0" distL="0" distR="0">
            <wp:extent cx="6858000" cy="4494530"/>
            <wp:effectExtent b="0" l="0" r="0" t="0"/>
            <wp:docPr id="256" name="image35.png"/>
            <a:graphic>
              <a:graphicData uri="http://schemas.openxmlformats.org/drawingml/2006/picture">
                <pic:pic>
                  <pic:nvPicPr>
                    <pic:cNvPr id="0" name="image35.png"/>
                    <pic:cNvPicPr preferRelativeResize="0"/>
                  </pic:nvPicPr>
                  <pic:blipFill>
                    <a:blip r:embed="rId50"/>
                    <a:srcRect b="0" l="0" r="0" t="0"/>
                    <a:stretch>
                      <a:fillRect/>
                    </a:stretch>
                  </pic:blipFill>
                  <pic:spPr>
                    <a:xfrm>
                      <a:off x="0" y="0"/>
                      <a:ext cx="6858000" cy="449453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For figure 1.26; use the circle of fifths to name the relative minor keys that correspond to the below major key signatures.</w:t>
      </w:r>
      <w:r w:rsidDel="00000000" w:rsidR="00000000" w:rsidRPr="00000000">
        <w:drawing>
          <wp:anchor allowOverlap="1" behindDoc="0" distB="0" distT="0" distL="114300" distR="114300" hidden="0" layoutInCell="1" locked="0" relativeHeight="0" simplePos="0">
            <wp:simplePos x="0" y="0"/>
            <wp:positionH relativeFrom="column">
              <wp:posOffset>-70337</wp:posOffset>
            </wp:positionH>
            <wp:positionV relativeFrom="paragraph">
              <wp:posOffset>407864</wp:posOffset>
            </wp:positionV>
            <wp:extent cx="6858000" cy="1797685"/>
            <wp:effectExtent b="0" l="0" r="0" t="0"/>
            <wp:wrapSquare wrapText="bothSides" distB="0" distT="0" distL="114300" distR="114300"/>
            <wp:docPr id="239" name="image7.png"/>
            <a:graphic>
              <a:graphicData uri="http://schemas.openxmlformats.org/drawingml/2006/picture">
                <pic:pic>
                  <pic:nvPicPr>
                    <pic:cNvPr id="0" name="image7.png"/>
                    <pic:cNvPicPr preferRelativeResize="0"/>
                  </pic:nvPicPr>
                  <pic:blipFill>
                    <a:blip r:embed="rId51"/>
                    <a:srcRect b="0" l="0" r="0" t="0"/>
                    <a:stretch>
                      <a:fillRect/>
                    </a:stretch>
                  </pic:blipFill>
                  <pic:spPr>
                    <a:xfrm>
                      <a:off x="0" y="0"/>
                      <a:ext cx="6858000" cy="1797685"/>
                    </a:xfrm>
                    <a:prstGeom prst="rect"/>
                    <a:ln/>
                  </pic:spPr>
                </pic:pic>
              </a:graphicData>
            </a:graphic>
          </wp:anchor>
        </w:drawing>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tabs>
          <w:tab w:val="left" w:pos="7520"/>
        </w:tabs>
        <w:rPr/>
      </w:pPr>
      <w:r w:rsidDel="00000000" w:rsidR="00000000" w:rsidRPr="00000000">
        <w:rPr>
          <w:rtl w:val="0"/>
        </w:rPr>
        <w:tab/>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sectPr>
      <w:pgSz w:h="15840" w:w="12240" w:orient="portrait"/>
      <w:pgMar w:bottom="72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urier New"/>
  <w:font w:name="Noto Sans Symbols"/>
  <w:font w:name="F15"/>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yperlink">
    <w:name w:val="Hyperlink"/>
    <w:basedOn w:val="DefaultParagraphFont"/>
    <w:uiPriority w:val="99"/>
    <w:unhideWhenUsed w:val="1"/>
    <w:rsid w:val="00892345"/>
    <w:rPr>
      <w:color w:val="0563c1" w:themeColor="hyperlink"/>
      <w:u w:val="single"/>
    </w:rPr>
  </w:style>
  <w:style w:type="character" w:styleId="UnresolvedMention">
    <w:name w:val="Unresolved Mention"/>
    <w:basedOn w:val="DefaultParagraphFont"/>
    <w:uiPriority w:val="99"/>
    <w:semiHidden w:val="1"/>
    <w:unhideWhenUsed w:val="1"/>
    <w:rsid w:val="00892345"/>
    <w:rPr>
      <w:color w:val="605e5c"/>
      <w:shd w:color="auto" w:fill="e1dfdd" w:val="clear"/>
    </w:rPr>
  </w:style>
  <w:style w:type="paragraph" w:styleId="ListParagraph">
    <w:name w:val="List Paragraph"/>
    <w:basedOn w:val="Normal"/>
    <w:uiPriority w:val="34"/>
    <w:qFormat w:val="1"/>
    <w:rsid w:val="00C340D1"/>
    <w:pPr>
      <w:ind w:left="720"/>
      <w:contextualSpacing w:val="1"/>
    </w:pPr>
  </w:style>
  <w:style w:type="paragraph" w:styleId="Header">
    <w:name w:val="header"/>
    <w:basedOn w:val="Normal"/>
    <w:link w:val="HeaderChar"/>
    <w:uiPriority w:val="99"/>
    <w:unhideWhenUsed w:val="1"/>
    <w:rsid w:val="00C340D1"/>
    <w:pPr>
      <w:tabs>
        <w:tab w:val="center" w:pos="4680"/>
        <w:tab w:val="right" w:pos="9360"/>
      </w:tabs>
      <w:spacing w:after="0" w:line="240" w:lineRule="auto"/>
    </w:pPr>
  </w:style>
  <w:style w:type="character" w:styleId="HeaderChar" w:customStyle="1">
    <w:name w:val="Header Char"/>
    <w:basedOn w:val="DefaultParagraphFont"/>
    <w:link w:val="Header"/>
    <w:uiPriority w:val="99"/>
    <w:rsid w:val="00C340D1"/>
  </w:style>
  <w:style w:type="paragraph" w:styleId="Footer">
    <w:name w:val="footer"/>
    <w:basedOn w:val="Normal"/>
    <w:link w:val="FooterChar"/>
    <w:uiPriority w:val="99"/>
    <w:unhideWhenUsed w:val="1"/>
    <w:rsid w:val="00C340D1"/>
    <w:pPr>
      <w:tabs>
        <w:tab w:val="center" w:pos="4680"/>
        <w:tab w:val="right" w:pos="9360"/>
      </w:tabs>
      <w:spacing w:after="0" w:line="240" w:lineRule="auto"/>
    </w:pPr>
  </w:style>
  <w:style w:type="character" w:styleId="FooterChar" w:customStyle="1">
    <w:name w:val="Footer Char"/>
    <w:basedOn w:val="DefaultParagraphFont"/>
    <w:link w:val="Footer"/>
    <w:uiPriority w:val="99"/>
    <w:rsid w:val="00C340D1"/>
  </w:style>
  <w:style w:type="paragraph" w:styleId="Caption">
    <w:name w:val="caption"/>
    <w:basedOn w:val="Normal"/>
    <w:next w:val="Normal"/>
    <w:uiPriority w:val="35"/>
    <w:unhideWhenUsed w:val="1"/>
    <w:qFormat w:val="1"/>
    <w:rsid w:val="00C340D1"/>
    <w:pPr>
      <w:spacing w:after="200" w:line="240" w:lineRule="auto"/>
    </w:pPr>
    <w:rPr>
      <w:i w:val="1"/>
      <w:iCs w:val="1"/>
      <w:color w:val="44546a" w:themeColor="text2"/>
      <w:sz w:val="18"/>
      <w:szCs w:val="18"/>
    </w:rPr>
  </w:style>
  <w:style w:type="character" w:styleId="Emphasis">
    <w:name w:val="Emphasis"/>
    <w:basedOn w:val="DefaultParagraphFont"/>
    <w:uiPriority w:val="20"/>
    <w:qFormat w:val="1"/>
    <w:rsid w:val="001244D9"/>
    <w:rPr>
      <w:i w:val="1"/>
      <w:iCs w:val="1"/>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33.png"/><Relationship Id="rId42" Type="http://schemas.openxmlformats.org/officeDocument/2006/relationships/image" Target="media/image17.png"/><Relationship Id="rId41" Type="http://schemas.openxmlformats.org/officeDocument/2006/relationships/image" Target="media/image8.png"/><Relationship Id="rId44" Type="http://schemas.openxmlformats.org/officeDocument/2006/relationships/image" Target="media/image21.png"/><Relationship Id="rId43" Type="http://schemas.openxmlformats.org/officeDocument/2006/relationships/image" Target="media/image11.png"/><Relationship Id="rId46" Type="http://schemas.openxmlformats.org/officeDocument/2006/relationships/image" Target="media/image23.png"/><Relationship Id="rId45"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6.png"/><Relationship Id="rId48" Type="http://schemas.openxmlformats.org/officeDocument/2006/relationships/image" Target="media/image36.png"/><Relationship Id="rId47" Type="http://schemas.openxmlformats.org/officeDocument/2006/relationships/hyperlink" Target="https://www.youtube.com/watch?v=BcqKdJitv_8&amp;feature=youtu.be" TargetMode="External"/><Relationship Id="rId49" Type="http://schemas.openxmlformats.org/officeDocument/2006/relationships/image" Target="media/image3.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4.png"/><Relationship Id="rId8" Type="http://schemas.openxmlformats.org/officeDocument/2006/relationships/image" Target="media/image28.png"/><Relationship Id="rId31" Type="http://schemas.openxmlformats.org/officeDocument/2006/relationships/image" Target="media/image14.png"/><Relationship Id="rId30" Type="http://schemas.openxmlformats.org/officeDocument/2006/relationships/image" Target="media/image15.png"/><Relationship Id="rId33" Type="http://schemas.openxmlformats.org/officeDocument/2006/relationships/image" Target="media/image32.png"/><Relationship Id="rId32" Type="http://schemas.openxmlformats.org/officeDocument/2006/relationships/image" Target="media/image18.png"/><Relationship Id="rId35" Type="http://schemas.openxmlformats.org/officeDocument/2006/relationships/image" Target="media/image38.png"/><Relationship Id="rId34" Type="http://schemas.openxmlformats.org/officeDocument/2006/relationships/image" Target="media/image12.png"/><Relationship Id="rId37" Type="http://schemas.openxmlformats.org/officeDocument/2006/relationships/image" Target="media/image6.png"/><Relationship Id="rId36" Type="http://schemas.openxmlformats.org/officeDocument/2006/relationships/image" Target="media/image37.png"/><Relationship Id="rId39" Type="http://schemas.openxmlformats.org/officeDocument/2006/relationships/image" Target="media/image9.png"/><Relationship Id="rId38" Type="http://schemas.openxmlformats.org/officeDocument/2006/relationships/image" Target="media/image16.png"/><Relationship Id="rId20" Type="http://schemas.openxmlformats.org/officeDocument/2006/relationships/image" Target="media/image2.png"/><Relationship Id="rId22" Type="http://schemas.openxmlformats.org/officeDocument/2006/relationships/image" Target="media/image44.jpg"/><Relationship Id="rId21" Type="http://schemas.openxmlformats.org/officeDocument/2006/relationships/image" Target="media/image43.png"/><Relationship Id="rId24" Type="http://schemas.openxmlformats.org/officeDocument/2006/relationships/image" Target="media/image42.png"/><Relationship Id="rId23" Type="http://schemas.openxmlformats.org/officeDocument/2006/relationships/image" Target="media/image25.png"/><Relationship Id="rId26" Type="http://schemas.openxmlformats.org/officeDocument/2006/relationships/image" Target="media/image1.png"/><Relationship Id="rId25" Type="http://schemas.openxmlformats.org/officeDocument/2006/relationships/image" Target="media/image39.png"/><Relationship Id="rId28" Type="http://schemas.openxmlformats.org/officeDocument/2006/relationships/image" Target="media/image4.png"/><Relationship Id="rId27" Type="http://schemas.openxmlformats.org/officeDocument/2006/relationships/image" Target="media/image40.png"/><Relationship Id="rId29" Type="http://schemas.openxmlformats.org/officeDocument/2006/relationships/image" Target="media/image5.png"/><Relationship Id="rId51" Type="http://schemas.openxmlformats.org/officeDocument/2006/relationships/image" Target="media/image7.png"/><Relationship Id="rId50" Type="http://schemas.openxmlformats.org/officeDocument/2006/relationships/image" Target="media/image35.png"/><Relationship Id="rId11" Type="http://schemas.openxmlformats.org/officeDocument/2006/relationships/image" Target="media/image31.png"/><Relationship Id="rId10" Type="http://schemas.openxmlformats.org/officeDocument/2006/relationships/image" Target="media/image27.png"/><Relationship Id="rId13" Type="http://schemas.openxmlformats.org/officeDocument/2006/relationships/image" Target="media/image34.png"/><Relationship Id="rId12" Type="http://schemas.openxmlformats.org/officeDocument/2006/relationships/image" Target="media/image10.png"/><Relationship Id="rId15" Type="http://schemas.openxmlformats.org/officeDocument/2006/relationships/image" Target="media/image30.png"/><Relationship Id="rId14" Type="http://schemas.openxmlformats.org/officeDocument/2006/relationships/image" Target="media/image20.png"/><Relationship Id="rId17" Type="http://schemas.openxmlformats.org/officeDocument/2006/relationships/image" Target="media/image22.png"/><Relationship Id="rId16" Type="http://schemas.openxmlformats.org/officeDocument/2006/relationships/image" Target="media/image13.png"/><Relationship Id="rId19" Type="http://schemas.openxmlformats.org/officeDocument/2006/relationships/image" Target="media/image41.png"/><Relationship Id="rId1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uT0iZItwMO8j/QgaXPQw+YtoYqg==">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</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2019-02-20T17:16:00Z</dcterms:created>
  <dc:creator>Bryan Guner</dc:creator>
</cp:coreProperties>
</file>